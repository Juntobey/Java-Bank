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C6485" w14:textId="6F397DC7" w:rsidR="000D2359" w:rsidRDefault="00F27422" w:rsidP="00F27422">
      <w:pPr>
        <w:pStyle w:val="Heading2"/>
      </w:pPr>
      <w:r>
        <w:t>Lebogang Tobey Ndlovu</w:t>
      </w:r>
    </w:p>
    <w:p w14:paraId="59DC7033" w14:textId="0F7D7DA5" w:rsidR="00F27422" w:rsidRDefault="00F27422" w:rsidP="00F27422">
      <w:pPr>
        <w:pStyle w:val="Heading2"/>
      </w:pPr>
      <w:r>
        <w:t>Group 1</w:t>
      </w:r>
    </w:p>
    <w:p w14:paraId="1A5CD9E5" w14:textId="7F104C29" w:rsidR="00F27422" w:rsidRDefault="00F27422" w:rsidP="00F27422">
      <w:pPr>
        <w:pStyle w:val="Heading2"/>
      </w:pPr>
      <w:r>
        <w:t>Module code: ITJVA3-B12</w:t>
      </w:r>
    </w:p>
    <w:p w14:paraId="4A369923" w14:textId="26CE1F12" w:rsidR="00F27422" w:rsidRDefault="00F27422" w:rsidP="00F27422">
      <w:pPr>
        <w:pStyle w:val="Heading2"/>
      </w:pPr>
      <w:r>
        <w:t>Project 1</w:t>
      </w:r>
    </w:p>
    <w:p w14:paraId="00A4F78F" w14:textId="3AEE510D" w:rsidR="00F27422" w:rsidRDefault="00F27422" w:rsidP="00F27422">
      <w:pPr>
        <w:pStyle w:val="Heading2"/>
        <w:rPr>
          <w:rStyle w:val="ui-provider"/>
        </w:rPr>
      </w:pPr>
      <w:r>
        <w:t xml:space="preserve">Lecturer: </w:t>
      </w:r>
      <w:r>
        <w:rPr>
          <w:rStyle w:val="ui-provider"/>
        </w:rPr>
        <w:t xml:space="preserve">Samuel </w:t>
      </w:r>
      <w:proofErr w:type="spellStart"/>
      <w:r>
        <w:rPr>
          <w:rStyle w:val="ui-provider"/>
        </w:rPr>
        <w:t>Rametse</w:t>
      </w:r>
      <w:proofErr w:type="spellEnd"/>
    </w:p>
    <w:p w14:paraId="14B53677" w14:textId="623E1B55" w:rsidR="00895D6B" w:rsidRPr="00895D6B" w:rsidRDefault="00895D6B" w:rsidP="00895D6B">
      <w:pPr>
        <w:pStyle w:val="Heading2"/>
        <w:rPr>
          <w:ins w:id="0" w:author="Lebogang Ndlovu" w:date="2024-03-29T20:16:00Z" w16du:dateUtc="2024-03-29T18:16:00Z"/>
        </w:rPr>
      </w:pPr>
      <w:ins w:id="1" w:author="Lebogang Ndlovu" w:date="2024-03-29T20:16:00Z" w16du:dateUtc="2024-03-29T18:16:00Z">
        <w:r>
          <w:t>Student Id: MD.2022.Q5Z4K5</w:t>
        </w:r>
      </w:ins>
    </w:p>
    <w:p w14:paraId="17571EA4" w14:textId="7BC1C6AC" w:rsidR="00591BCF" w:rsidRDefault="00591BCF" w:rsidP="00F27422"/>
    <w:p w14:paraId="53EFA061" w14:textId="77777777" w:rsidR="00591BCF" w:rsidRDefault="00591BCF">
      <w:r>
        <w:br w:type="page"/>
      </w:r>
    </w:p>
    <w:p w14:paraId="0726EF94" w14:textId="502B50D8" w:rsidR="00F27422" w:rsidRDefault="00591BCF" w:rsidP="00F2742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0E099A9" wp14:editId="09D57F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65780"/>
            <wp:effectExtent l="0" t="0" r="2540" b="127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20889838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3884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Mysql</w:t>
      </w:r>
      <w:proofErr w:type="spellEnd"/>
      <w:r>
        <w:t xml:space="preserve"> table for my database</w:t>
      </w:r>
    </w:p>
    <w:p w14:paraId="71D534A2" w14:textId="7B698B28" w:rsidR="00591BCF" w:rsidRDefault="00591BCF" w:rsidP="00F27422">
      <w:r>
        <w:rPr>
          <w:noProof/>
        </w:rPr>
        <w:drawing>
          <wp:inline distT="0" distB="0" distL="0" distR="0" wp14:anchorId="1B0C78F1" wp14:editId="579B7F0C">
            <wp:extent cx="5731510" cy="2904490"/>
            <wp:effectExtent l="0" t="0" r="2540" b="0"/>
            <wp:docPr id="2043285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85561" name="Picture 20432855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D3B" w14:textId="77777777" w:rsidR="00591BCF" w:rsidRDefault="00591BCF" w:rsidP="00F27422">
      <w:pPr>
        <w:rPr>
          <w:noProof/>
        </w:rPr>
      </w:pPr>
    </w:p>
    <w:p w14:paraId="375BD8EF" w14:textId="77777777" w:rsidR="00591BCF" w:rsidRDefault="00591BCF" w:rsidP="00F27422">
      <w:pPr>
        <w:rPr>
          <w:noProof/>
        </w:rPr>
      </w:pPr>
    </w:p>
    <w:p w14:paraId="50742781" w14:textId="76FF3331" w:rsidR="00591BCF" w:rsidRDefault="00591BCF" w:rsidP="00F27422">
      <w:r>
        <w:rPr>
          <w:noProof/>
        </w:rPr>
        <w:lastRenderedPageBreak/>
        <w:drawing>
          <wp:inline distT="0" distB="0" distL="0" distR="0" wp14:anchorId="459CF096" wp14:editId="47A2EBD8">
            <wp:extent cx="5731510" cy="3223895"/>
            <wp:effectExtent l="0" t="0" r="2540" b="0"/>
            <wp:docPr id="156974052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40522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A042" w14:textId="2F634108" w:rsidR="00591BCF" w:rsidRDefault="00591BCF" w:rsidP="00F27422">
      <w:r>
        <w:rPr>
          <w:noProof/>
        </w:rPr>
        <w:drawing>
          <wp:inline distT="0" distB="0" distL="0" distR="0" wp14:anchorId="0DC2A840" wp14:editId="4FAD5501">
            <wp:extent cx="5731510" cy="3223895"/>
            <wp:effectExtent l="0" t="0" r="2540" b="0"/>
            <wp:docPr id="18920118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1186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FC92" w14:textId="445659DE" w:rsidR="00591BCF" w:rsidRDefault="00591BCF" w:rsidP="00F27422">
      <w:r>
        <w:rPr>
          <w:noProof/>
        </w:rPr>
        <w:lastRenderedPageBreak/>
        <w:drawing>
          <wp:inline distT="0" distB="0" distL="0" distR="0" wp14:anchorId="3FC2749D" wp14:editId="3FF25B82">
            <wp:extent cx="5731510" cy="3223895"/>
            <wp:effectExtent l="0" t="0" r="2540" b="0"/>
            <wp:docPr id="9965159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15984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6EC" w14:textId="4F065992" w:rsidR="003B0E7D" w:rsidRDefault="007E5219" w:rsidP="00F27422">
      <w:r>
        <w:t xml:space="preserve">This code </w:t>
      </w:r>
      <w:r w:rsidR="00497B06">
        <w:t xml:space="preserve">has </w:t>
      </w:r>
      <w:proofErr w:type="spellStart"/>
      <w:r w:rsidR="00497B06">
        <w:t>Bcrypt</w:t>
      </w:r>
      <w:proofErr w:type="spellEnd"/>
      <w:r w:rsidR="00497B06">
        <w:t xml:space="preserve">  maven in it to assist with </w:t>
      </w:r>
      <w:r w:rsidR="00AD770C">
        <w:t>handling hashPassword.</w:t>
      </w:r>
    </w:p>
    <w:p w14:paraId="0DA05488" w14:textId="100F6DED" w:rsidR="003B0E7D" w:rsidRDefault="003B0E7D" w:rsidP="00F27422"/>
    <w:p w14:paraId="3AF8E062" w14:textId="41E630B9" w:rsidR="003B0E7D" w:rsidRPr="00B73EEA" w:rsidRDefault="003B0E7D">
      <w:pPr>
        <w:rPr>
          <w:rFonts w:ascii="Arial" w:hAnsi="Arial" w:cs="Arial"/>
          <w:sz w:val="24"/>
          <w:szCs w:val="24"/>
        </w:rPr>
      </w:pPr>
      <w:r>
        <w:br w:type="page"/>
      </w:r>
    </w:p>
    <w:p w14:paraId="0DF1B16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lastRenderedPageBreak/>
          <w:t>package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Mzanzi.Bank.System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0C2FFA9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7AD267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java.sql.Connection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38AA1C4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java.sql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.*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710C3A6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0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java.sql.DriverManager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7D2903A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2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java.sql.PreparedStatement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297E7BF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4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java.sql.ResultSet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7467235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6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java.sql.SQLException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33C30A8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8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.ArrayList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5C76F1A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0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.HashMap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5A22222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2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.InputMismatchException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6A854E1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4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.List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1711C85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6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.Map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203F480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8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.Scanner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36BA5A7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0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.concurrent.ExecutorService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262DEDC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2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.concurrent.Executors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4B080E5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4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java.util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.concurrent.Future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0F1ADCA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14908DC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7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import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org.bouncycastle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.crypto.generators.BCrypt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089ABB5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312DCF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0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Mzansi_Bank_System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75B3C51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0C9C3F7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final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DB_URL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"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jdbc:mysql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://localhost:3306/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mzanzibanksystem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";</w:t>
        </w:r>
      </w:ins>
    </w:p>
    <w:p w14:paraId="613BC93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final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DB_USER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"root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";</w:t>
        </w:r>
        <w:proofErr w:type="gramEnd"/>
      </w:ins>
    </w:p>
    <w:p w14:paraId="4DA32F0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final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DB_PASSWORD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"HewSawchemi90@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";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</w:ins>
    </w:p>
    <w:p w14:paraId="084FF68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EB1BB2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final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UserManager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userManager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UserManager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0366FCF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final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Map&lt;String, User&gt; </w:t>
        </w:r>
        <w:proofErr w:type="spellStart"/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loggedInUsers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HashMap&lt;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&gt;(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); //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ConcurrentHashMap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for thread safety</w:t>
        </w:r>
      </w:ins>
    </w:p>
    <w:p w14:paraId="2103C2E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ArrayList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&lt;Account&gt; 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u w:val="single"/>
            <w:lang w:eastAsia="en-ZA"/>
            <w14:ligatures w14:val="none"/>
          </w:rPr>
          <w:t>accounts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ArrayList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&lt;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&gt;(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); // Generic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ArrayList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for accounts (for temporary storage)</w:t>
        </w:r>
      </w:ins>
    </w:p>
    <w:p w14:paraId="28583D8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C3E482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</w:ins>
    </w:p>
    <w:p w14:paraId="5C63CD2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main(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String[]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args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7BC20CB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Connect to database (replace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placeholders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with actual values)</w:t>
        </w:r>
      </w:ins>
    </w:p>
    <w:p w14:paraId="5E6F71A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(Connection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connection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DriverManager.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getConnection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DB_URL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DB_USER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DB_PASSWORD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)) {</w:t>
        </w:r>
      </w:ins>
    </w:p>
    <w:p w14:paraId="7467AFC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("Connected to database successfully!"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48CED07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41202C3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// Sample menu (replace with user interface)</w:t>
        </w:r>
      </w:ins>
    </w:p>
    <w:p w14:paraId="0A4C07C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choice; // Declare choice outside the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loop</w:t>
        </w:r>
        <w:proofErr w:type="gramEnd"/>
      </w:ins>
    </w:p>
    <w:p w14:paraId="21D41F9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61CB93D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9F4096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choice = </w:t>
        </w:r>
        <w:proofErr w:type="spellStart"/>
        <w:proofErr w:type="gram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displayMainMenu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 // Get user choice</w:t>
        </w:r>
      </w:ins>
    </w:p>
    <w:p w14:paraId="0219B44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F24AA1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switch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(choice) {</w:t>
        </w:r>
      </w:ins>
    </w:p>
    <w:p w14:paraId="2C9DAF4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1:</w:t>
        </w:r>
      </w:ins>
    </w:p>
    <w:p w14:paraId="385980B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registerUser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5CAB00F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27509E1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2:</w:t>
        </w:r>
      </w:ins>
    </w:p>
    <w:p w14:paraId="5ACE494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loginUser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36DCF51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9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55B443B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9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9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default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:</w:t>
        </w:r>
      </w:ins>
    </w:p>
    <w:p w14:paraId="7F965F5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9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9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("Invalid choice."); // Handle invalid menu options</w:t>
        </w:r>
      </w:ins>
    </w:p>
    <w:p w14:paraId="46D4EF6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9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9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}</w:t>
        </w:r>
      </w:ins>
    </w:p>
    <w:p w14:paraId="71F188C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9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9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</w:t>
        </w:r>
      </w:ins>
    </w:p>
    <w:p w14:paraId="5A18266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9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0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while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choice !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= 3); // Loop until user chooses to exit</w:t>
        </w:r>
      </w:ins>
    </w:p>
    <w:p w14:paraId="6B85688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0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807BE3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0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0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("Exiting to registered User option"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5C19F0D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0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0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</w:ins>
    </w:p>
    <w:p w14:paraId="6A3866D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0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0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</w:ins>
    </w:p>
    <w:p w14:paraId="10CEACB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0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0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 </w:t>
        </w:r>
      </w:ins>
    </w:p>
    <w:p w14:paraId="63C5859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1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1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2BA2847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1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1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</w:ins>
    </w:p>
    <w:p w14:paraId="14BF985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1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1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err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("Error connecting to database: " +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e.getMessage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());</w:t>
        </w:r>
      </w:ins>
    </w:p>
    <w:p w14:paraId="1543879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1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1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5AB6553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1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1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1FF1291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2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01C2B4C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2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2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displayMainMenu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259DB9B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2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2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("\n****** Welcome to Mzansi Bank ******"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EEB6F2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2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2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("1. Register"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9137CA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2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2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("2. Login"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BA15AC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2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3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("3. Exit"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824247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3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3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your choice: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D96B39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3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9750FC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3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3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choice;</w:t>
        </w:r>
        <w:proofErr w:type="gramEnd"/>
      </w:ins>
    </w:p>
    <w:p w14:paraId="7AEA662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3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3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0D5D0C5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3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3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45AED49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4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4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choice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u w:val="single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Scanner(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u w:val="single"/>
            <w:lang w:eastAsia="en-ZA"/>
            <w14:ligatures w14:val="none"/>
          </w:rPr>
          <w:t>in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)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nextInt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 // Use Scanner for user input</w:t>
        </w:r>
      </w:ins>
    </w:p>
    <w:p w14:paraId="5F1EC28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4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4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// Exit the loop if valid input is received</w:t>
        </w:r>
      </w:ins>
    </w:p>
    <w:p w14:paraId="3A18AF4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4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4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6009C7A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4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4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InputMismatchException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723E4C9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4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4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("Invalid input. Please enter a number (1, 2, or 3)."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5B0CB8F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5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5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</w:ins>
    </w:p>
    <w:p w14:paraId="12207E2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5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5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Scanner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scanner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in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0393536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5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5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45F3CF6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5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5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3569016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5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5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while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true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); // Loop until valid input is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entered</w:t>
        </w:r>
        <w:proofErr w:type="gramEnd"/>
      </w:ins>
    </w:p>
    <w:p w14:paraId="1867BBD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6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E9DDE6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6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6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choice;</w:t>
        </w:r>
        <w:proofErr w:type="gramEnd"/>
      </w:ins>
    </w:p>
    <w:p w14:paraId="6969F13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6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6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2057454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6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4F09E2D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6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49509D2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6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6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registerUser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34AA112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6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7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Scanner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scanner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in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 // Clear potential buffer issue</w:t>
        </w:r>
      </w:ins>
    </w:p>
    <w:p w14:paraId="7B61B8A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7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7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6EF689B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7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7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</w:ins>
    </w:p>
    <w:p w14:paraId="030DBBE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7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7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username: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40EE239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7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7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String username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0AD9660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7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8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    </w:t>
        </w:r>
      </w:ins>
    </w:p>
    <w:p w14:paraId="512BEE2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8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8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(username ==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||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username.isEmpty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 {</w:t>
        </w:r>
      </w:ins>
    </w:p>
    <w:p w14:paraId="1D5C900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8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8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("Username cannot be empty."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030D72E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8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8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35FD90A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8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8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5BA46D1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8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9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</w:ins>
    </w:p>
    <w:p w14:paraId="4DF9918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9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9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password: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A4FB14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9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9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String password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5E51634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9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359D31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9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9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UserRepository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userRepository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UserRepository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5803D35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19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19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userRepository.register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(username, password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5CFEDF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0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0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34E85D5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0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151B92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0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0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loginUser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473A0D1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0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0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Scanner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scanner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in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 // Clear potential buffer issue</w:t>
        </w:r>
      </w:ins>
    </w:p>
    <w:p w14:paraId="19156DC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0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0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6621EC4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0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1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</w:ins>
    </w:p>
    <w:p w14:paraId="3E72FA7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1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1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username: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5C00C0A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1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String username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23EB19A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1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1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password: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0D4355B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1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1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String password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6B3B01C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1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1BF012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2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2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279C56A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2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2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User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userManager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.login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(username, password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3B495C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2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2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User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loggedInUser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Authenticator.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authenticate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(user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1E23EE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2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2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BCrypt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BCrypt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BCrypt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4F94987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2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2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loggedInUser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!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12AAA21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3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3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("Login successful!"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7192C6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3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3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spell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u w:val="single"/>
            <w:lang w:eastAsia="en-ZA"/>
            <w14:ligatures w14:val="none"/>
          </w:rPr>
          <w:t>displayLoggedInMenu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(user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)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5BC9B31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3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3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// Pass the authenticated user object</w:t>
        </w:r>
      </w:ins>
    </w:p>
    <w:p w14:paraId="63E8C90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3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3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   </w:t>
        </w:r>
      </w:ins>
    </w:p>
    <w:p w14:paraId="74760B6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3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3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</w:ins>
    </w:p>
    <w:p w14:paraId="6FA06F2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4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4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 Login failed, please try again"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8D4BAA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4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4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140A6FC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4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4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</w:ins>
    </w:p>
    <w:p w14:paraId="6F6E81D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4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4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//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displayLoggedInMenu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(user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D78654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4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4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</w:ins>
    </w:p>
    <w:p w14:paraId="0ED15F8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5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5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loggedInUsers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.remove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(username); // Remove user from map after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logout</w:t>
        </w:r>
        <w:proofErr w:type="gramEnd"/>
      </w:ins>
    </w:p>
    <w:p w14:paraId="114AB40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5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5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InvalidCredentialsException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79EA5A2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5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5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e.getMessage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());</w:t>
        </w:r>
      </w:ins>
    </w:p>
    <w:p w14:paraId="2E912E3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5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5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12A68F5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5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5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1AD56ED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6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090937F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6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6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Account {</w:t>
        </w:r>
      </w:ins>
    </w:p>
    <w:p w14:paraId="41B4079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6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6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balance;</w:t>
        </w:r>
        <w:proofErr w:type="gramEnd"/>
      </w:ins>
    </w:p>
    <w:p w14:paraId="3294336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6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A84C07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6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6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Account(</w:t>
        </w:r>
        <w:proofErr w:type="gramEnd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balance) {</w:t>
        </w:r>
      </w:ins>
    </w:p>
    <w:p w14:paraId="51D7C0E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6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6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this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.balance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balance;</w:t>
        </w:r>
      </w:ins>
    </w:p>
    <w:p w14:paraId="5D1183D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7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7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03FBA1F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7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6781C99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7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7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getBalance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7920650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7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7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balance;</w:t>
        </w:r>
        <w:proofErr w:type="gramEnd"/>
      </w:ins>
    </w:p>
    <w:p w14:paraId="6AD1757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7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7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00945D0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7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6C1A6B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8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8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5E24A34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8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8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3E98AAF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8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8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1E3AD3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8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8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16789E2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8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C58E89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8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9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getAccountType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69E0855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9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9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6568E85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9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9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4A6749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9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9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00D307D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9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AE188A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29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29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getId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7944EAB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0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0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63EDC85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0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0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0;</w:t>
        </w:r>
        <w:proofErr w:type="gramEnd"/>
      </w:ins>
    </w:p>
    <w:p w14:paraId="342CC67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0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0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34C5C66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0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2591FB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0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0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setOwner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Account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5023194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0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1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6D8CC80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1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1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</w:ins>
    </w:p>
    <w:p w14:paraId="4CE2803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1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285DCFD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1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1FC443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1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1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Other methods for the Account class can go here</w:t>
        </w:r>
      </w:ins>
    </w:p>
    <w:p w14:paraId="35D230F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1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1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5BAD9A5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2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E08072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2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2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displayLoggedInMenu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User user)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throws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InsufficientFundsException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InvalidTransactionException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0507387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2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2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Account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u w:val="single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Account(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0)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</w:ins>
    </w:p>
    <w:p w14:paraId="010CEF4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2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2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getAccountByOwner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 // Retrieve user's account (implementation omitted for brevity)</w:t>
        </w:r>
      </w:ins>
    </w:p>
    <w:p w14:paraId="6844B21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2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E71E04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2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2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("Logged in as: " +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currentAccount.getName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61B5A54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3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3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("Account Type: " +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currentAccount.getAccountType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092C2C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3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3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choice =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0;</w:t>
        </w:r>
        <w:proofErr w:type="gramEnd"/>
      </w:ins>
    </w:p>
    <w:p w14:paraId="69471D4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3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3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while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choice !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= 5) {</w:t>
        </w:r>
      </w:ins>
    </w:p>
    <w:p w14:paraId="683B874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3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3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("\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nWelcome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" +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user.getUsername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 + "!");</w:t>
        </w:r>
      </w:ins>
    </w:p>
    <w:p w14:paraId="4EC1C87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3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3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("1. Check Balance"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B34925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4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4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("2. Deposit"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ADED8E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4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4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("3. Withdraw"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4234639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4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4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("4. Transfer Funds"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6EDDAF3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4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4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("5. Logout"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4997812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4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4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your choice: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5442D3F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5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2C99A6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5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5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Scanner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2B35DAD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5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5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choice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scanner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.nextInt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4C19D12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5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5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switch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(choice) {</w:t>
        </w:r>
      </w:ins>
    </w:p>
    <w:p w14:paraId="157AD8C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5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5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1:</w:t>
        </w:r>
      </w:ins>
    </w:p>
    <w:p w14:paraId="24DC43C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5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6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("Your balance: " +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user.getAccount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().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checkBalance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());</w:t>
        </w:r>
      </w:ins>
    </w:p>
    <w:p w14:paraId="31212D8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6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6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60DCF7D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6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6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2:</w:t>
        </w:r>
      </w:ins>
    </w:p>
    <w:p w14:paraId="181C3AB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6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6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deposit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(user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0E042E0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6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6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5166B64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6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7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3:</w:t>
        </w:r>
      </w:ins>
    </w:p>
    <w:p w14:paraId="6C6CC08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7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7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withdraw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(user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322CDF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7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7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9453FC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7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7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4:</w:t>
        </w:r>
      </w:ins>
    </w:p>
    <w:p w14:paraId="40AB5E4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7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7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transferFunds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user, scanner);</w:t>
        </w:r>
      </w:ins>
    </w:p>
    <w:p w14:paraId="094B8B4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7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8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3229F37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8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8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default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:</w:t>
        </w:r>
      </w:ins>
    </w:p>
    <w:p w14:paraId="0E6DCE3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8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8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("Invalid choice."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58CA70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8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8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1FEFFD2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8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8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54D06E1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8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9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5B1BE11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9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9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Method to retrieve user from database based on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username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and password (secure validation omitted)</w:t>
        </w:r>
      </w:ins>
    </w:p>
    <w:p w14:paraId="5796F17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9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9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User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getUserFromDatabase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 xml:space="preserve">String username)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u w:val="single"/>
            <w:lang w:eastAsia="en-ZA"/>
            <w14:ligatures w14:val="none"/>
          </w:rPr>
          <w:t>throws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4B95DD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9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9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DatabaseManager.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getUserFromDatabase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(username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66518FC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9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39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6206294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39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0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// Method to retrieve account by owner (database interaction)</w:t>
        </w:r>
      </w:ins>
    </w:p>
    <w:p w14:paraId="216B3E8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0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0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Account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getAccountByOwner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Account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{//</w:t>
        </w:r>
      </w:ins>
    </w:p>
    <w:p w14:paraId="2A4B56F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0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0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(Connection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connection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DatabaseManager.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getConnection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 {</w:t>
        </w:r>
      </w:ins>
    </w:p>
    <w:p w14:paraId="27539D2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0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0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PreparedStatement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statement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connection.prepareStatement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("SELECT * FROM Accounts WHERE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user_id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?");</w:t>
        </w:r>
      </w:ins>
    </w:p>
    <w:p w14:paraId="4DC13BE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0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0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statement.setInt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(1,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currentAccount.getId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());</w:t>
        </w:r>
      </w:ins>
    </w:p>
    <w:p w14:paraId="09232EF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0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1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ResultSet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resultSet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statement.executeQuery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25CD4F6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1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1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</w:ins>
    </w:p>
    <w:p w14:paraId="506B4F6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FD1CC0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1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1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Account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6E8C14E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1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1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resultSet.next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 {</w:t>
        </w:r>
      </w:ins>
    </w:p>
    <w:p w14:paraId="0F0BF51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1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1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accountNumber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resultSet.getInt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account_number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58C6F66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2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2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balance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resultSet.getDouble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("balance"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63E6E4D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2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2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String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accountType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resultSet.getString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account_type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BE5104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2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0DAD376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2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2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accountType.equals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("Savings Account")) {</w:t>
        </w:r>
      </w:ins>
    </w:p>
    <w:p w14:paraId="493411B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2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2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account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SavingsAccount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accountNumber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, balance);</w:t>
        </w:r>
      </w:ins>
    </w:p>
    <w:p w14:paraId="6D98470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2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3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accountType.equals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("Checking Account")) {</w:t>
        </w:r>
      </w:ins>
    </w:p>
    <w:p w14:paraId="05EA0EE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3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3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account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CheckingAccount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accountNumber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, balance);</w:t>
        </w:r>
      </w:ins>
    </w:p>
    <w:p w14:paraId="7F4A2CF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3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3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BAB443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3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3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// Handle unexpected account type </w:t>
        </w:r>
      </w:ins>
    </w:p>
    <w:p w14:paraId="5465A99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3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3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</w:t>
        </w:r>
      </w:ins>
    </w:p>
    <w:p w14:paraId="5B288A2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3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4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account.setOwner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currentAccount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 // Set account owner</w:t>
        </w:r>
      </w:ins>
    </w:p>
    <w:p w14:paraId="3D48FB1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4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4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33D69EE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4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4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account;</w:t>
        </w:r>
        <w:proofErr w:type="gramEnd"/>
      </w:ins>
    </w:p>
    <w:p w14:paraId="4B9A675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4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4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7D7C797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4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4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e.printStackTrace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2B4D58F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4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5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        // Handle database connection or query errors </w:t>
        </w:r>
      </w:ins>
    </w:p>
    <w:p w14:paraId="515A201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5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5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98E0CF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5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5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2993335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5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5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0F24AC5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5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0CF4D13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5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5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deposit(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User user)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throws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2709E5C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6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6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deposit amount: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41C08D6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6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6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amount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InputUtils.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readDouble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2FDBCA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6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B3A2AE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6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6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BankAccount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account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user.getAccount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718CC58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6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6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account.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deposit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(amount);</w:t>
        </w:r>
      </w:ins>
    </w:p>
    <w:p w14:paraId="408264D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6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7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// Update database</w:t>
        </w:r>
      </w:ins>
    </w:p>
    <w:p w14:paraId="6563911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7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7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("Deposit successful!"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7C27C1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7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7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updateUserAccountBalance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user.getUsername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(), amount);</w:t>
        </w:r>
      </w:ins>
    </w:p>
    <w:p w14:paraId="3B1F82E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7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7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42EDBE1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7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5A37BD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7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7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withdraw(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User user)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throws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InsufficientFundsException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InvalidTransactionException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BD1982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8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8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withdrawal amount: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2C6F5D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8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8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amount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InputUtils.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readDouble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5D24BF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8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1FB91D2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8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8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 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withdraw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(amount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BA0DDC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8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8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0567F48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8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9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updateUserAccountBalance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user.getUsername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(), -amount);</w:t>
        </w:r>
      </w:ins>
    </w:p>
    <w:p w14:paraId="001BC5F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9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9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44866B0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9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9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catch block</w:t>
        </w:r>
      </w:ins>
    </w:p>
    <w:p w14:paraId="73C58EC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9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9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e.printStackTrace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7D03C50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9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49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 // Update database with negative for withdrawal</w:t>
        </w:r>
      </w:ins>
    </w:p>
    <w:p w14:paraId="14AAA23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49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0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("Withdrawal successful!"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11EF25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0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0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4B451C2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0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555BE8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0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0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withdraw(</w:t>
        </w:r>
        <w:proofErr w:type="gramEnd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amount) {</w:t>
        </w:r>
      </w:ins>
    </w:p>
    <w:p w14:paraId="357B7AB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0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0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5D1F9C5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0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0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</w:ins>
    </w:p>
    <w:p w14:paraId="20BE8C7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1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1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4920055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1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6C7A302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1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</w:ins>
    </w:p>
    <w:p w14:paraId="2696159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1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1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transferFunds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 user, Object amount) {</w:t>
        </w:r>
      </w:ins>
    </w:p>
    <w:p w14:paraId="66C64DF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1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1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proofErr w:type="spell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boolean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transferConfirmed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false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60A8F07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1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4C1DDDD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2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2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while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(!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transferConfirmed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30D5894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2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2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// Input validation loop for recipient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username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and amount</w:t>
        </w:r>
      </w:ins>
    </w:p>
    <w:p w14:paraId="0B005DC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2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2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while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true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2819A3B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2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2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recipient username: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AAA347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2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2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Scanner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in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6EAC822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3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3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String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6B0A6EA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3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3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0A44F8E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3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3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User recipient = </w:t>
        </w:r>
        <w:proofErr w:type="spellStart"/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userManager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.getUserByUsername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recipientUsername</w:t>
        </w:r>
        <w:proofErr w:type="spellEnd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30E95B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3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3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 !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3192130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3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3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  /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/ Valid recipient found</w:t>
        </w:r>
      </w:ins>
    </w:p>
    <w:p w14:paraId="4BF0B7F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4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4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6CCDDF4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4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4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("Recipient not found. Please try again."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0FADC1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4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4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}</w:t>
        </w:r>
      </w:ins>
    </w:p>
    <w:p w14:paraId="22DA349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4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4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(Exception e) {</w:t>
        </w:r>
      </w:ins>
    </w:p>
    <w:p w14:paraId="2820AE0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4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4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("Error retrieving recipient: " +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e.getMessage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());</w:t>
        </w:r>
      </w:ins>
    </w:p>
    <w:p w14:paraId="08C1BB6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5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5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</w:t>
        </w:r>
      </w:ins>
    </w:p>
    <w:p w14:paraId="0B3E5AD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5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5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722FEBC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5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37627C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5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5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while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true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56E11DD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5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5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("Enter transfer amount: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15438AF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5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6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B36095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6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6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amount1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InputUtils.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readDouble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4311BEA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6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6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(amount1 &gt; 0) {</w:t>
        </w:r>
      </w:ins>
    </w:p>
    <w:p w14:paraId="1ACCCBC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6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6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  /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/ Valid amount entered</w:t>
        </w:r>
      </w:ins>
    </w:p>
    <w:p w14:paraId="3DB2CF2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6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6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0FC23C6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6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7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("Invalid amount. Please enter a positive value."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992F89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7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7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}</w:t>
        </w:r>
      </w:ins>
    </w:p>
    <w:p w14:paraId="065821F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7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7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NumberFormatException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7E1B911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7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7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("Invalid input. Please enter a numerical amount."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0299039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7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7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</w:t>
        </w:r>
      </w:ins>
    </w:p>
    <w:p w14:paraId="432B2CD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7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8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6A64196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8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1D2FB1C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8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8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// Transfer confirmation loop</w:t>
        </w:r>
      </w:ins>
    </w:p>
    <w:p w14:paraId="49C4EB7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8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8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while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true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22897CC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8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8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("Confirm transfer (y/n): 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0F84F4F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8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8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Scanner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new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in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7AB6D90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9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9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String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confirmTransfer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scanner.nextLine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().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toLowerCase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53B018C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9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9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("y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".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equalsIgnoreCase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confirmTransfer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)) {</w:t>
        </w:r>
      </w:ins>
    </w:p>
    <w:p w14:paraId="25B3C8F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9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9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transferConfirmed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true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7D324FF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9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9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E32066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59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59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("n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".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equalsIgnoreCase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confirmTransfer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)) {</w:t>
        </w:r>
      </w:ins>
    </w:p>
    <w:p w14:paraId="302C714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0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0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("Transfer cancelled."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401FAF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0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0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break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4B06D27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0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0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FC40FA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0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0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("Invalid input. Please enter 'y' to confirm or 'n' to cancel."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F99EC0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0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0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</w:t>
        </w:r>
      </w:ins>
    </w:p>
    <w:p w14:paraId="4F01EC9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1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1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17DE417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1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448309B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1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if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transferConfirmed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)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{ /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/Java Tutorial10:Create a simple banking system(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Youtube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</w:t>
        </w:r>
      </w:ins>
    </w:p>
    <w:p w14:paraId="721878E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1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1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2FE27A4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1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1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User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recipient;</w:t>
        </w:r>
        <w:proofErr w:type="gramEnd"/>
      </w:ins>
    </w:p>
    <w:p w14:paraId="1E79B92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1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2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user.getAccount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().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transferFunds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recipient.getAccount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(), amount);</w:t>
        </w:r>
      </w:ins>
    </w:p>
    <w:p w14:paraId="3EC0F25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2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2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B1D15E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2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2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proofErr w:type="spellStart"/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updateUserBalancesInDatabase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user.getUsername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(),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-amount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, amount);</w:t>
        </w:r>
      </w:ins>
    </w:p>
    <w:p w14:paraId="75DCDCE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2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2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("Transfer successful!"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35149D4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2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2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catch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InsufficientFundsException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|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InvalidTransactionException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72E1BE1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2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3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System.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out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.println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e.getMessage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());</w:t>
        </w:r>
      </w:ins>
    </w:p>
    <w:p w14:paraId="5947A09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3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3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    }</w:t>
        </w:r>
      </w:ins>
    </w:p>
    <w:p w14:paraId="2BE8F8C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3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3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}</w:t>
        </w:r>
      </w:ins>
    </w:p>
    <w:p w14:paraId="239DCDE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3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3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77F0F34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3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3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71B2CFC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3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3D8DF7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4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4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updateUserBalancesInDatabase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String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senderUsername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String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senderAmount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recipientAmount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6202265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4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4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Encapsulate database update logic here</w:t>
        </w:r>
      </w:ins>
    </w:p>
    <w:p w14:paraId="0786659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4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4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49F37D3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4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1D166A8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4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0001EA4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4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4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void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updateUserAccountBalance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String username,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amount)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throws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64857DD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5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5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String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"UPDATE Accounts SET balance = balance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+ ?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WHERE username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= ?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";</w:t>
        </w:r>
      </w:ins>
    </w:p>
    <w:p w14:paraId="70393EA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5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5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try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(Connection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connection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=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DriverManager.</w:t>
        </w:r>
        <w:r w:rsidRPr="00B73EEA">
          <w:rPr>
            <w:rFonts w:ascii="Arial" w:eastAsia="Times New Roman" w:hAnsi="Arial" w:cs="Arial"/>
            <w:i/>
            <w:iCs/>
            <w:kern w:val="0"/>
            <w:sz w:val="24"/>
            <w:szCs w:val="24"/>
            <w:lang w:eastAsia="en-ZA"/>
            <w14:ligatures w14:val="none"/>
          </w:rPr>
          <w:t>getConnection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DB_URL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DB_USER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, </w:t>
        </w:r>
        <w:r w:rsidRPr="00B73EEA">
          <w:rPr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ZA"/>
            <w14:ligatures w14:val="none"/>
          </w:rPr>
          <w:t>DB_PASSWORD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)) {</w:t>
        </w:r>
      </w:ins>
    </w:p>
    <w:p w14:paraId="5F247D8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5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5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PreparedStatement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statement =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connection.prepareStatement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</w:ins>
    </w:p>
    <w:p w14:paraId="15F18D2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5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5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statement.setDouble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(1, amount);</w:t>
        </w:r>
      </w:ins>
    </w:p>
    <w:p w14:paraId="6EBFC49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5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5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statement.setString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(2, username);</w:t>
        </w:r>
      </w:ins>
    </w:p>
    <w:p w14:paraId="4DE6998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6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6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   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statement.executeUpdate</w:t>
        </w:r>
        <w:proofErr w:type="spellEnd"/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();</w:t>
        </w:r>
      </w:ins>
    </w:p>
    <w:p w14:paraId="229C5F1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6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6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}</w:t>
        </w:r>
      </w:ins>
    </w:p>
    <w:p w14:paraId="63F955D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6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6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6F5EFA6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6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6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}</w:t>
        </w:r>
      </w:ins>
    </w:p>
    <w:p w14:paraId="29BA72A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6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0CD541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6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70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UserManager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10201E5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7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B38F91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7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7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boolean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createUser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String username, String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hashedPassword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13B919D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7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7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false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3F20F3D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7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7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Logic to create user in the database and return success/failure</w:t>
        </w:r>
      </w:ins>
    </w:p>
    <w:p w14:paraId="6E377BC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7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7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6194B17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8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068641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8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8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User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login(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String username, String password)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throws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InvalidCredentialsException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FD5967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8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8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1FFAE6B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8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8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Logic to validate credentials against user data in the database</w:t>
        </w:r>
      </w:ins>
    </w:p>
    <w:p w14:paraId="7772DCB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8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8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Throw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InvalidCredentialsException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if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username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or password is incorrect</w:t>
        </w:r>
      </w:ins>
    </w:p>
    <w:p w14:paraId="0C8B371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8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9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53CC837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9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67DCECA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9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9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User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getUserByUsername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String username) {</w:t>
        </w:r>
      </w:ins>
    </w:p>
    <w:p w14:paraId="216EF2B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9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9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38625DF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9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9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Logic to retrieve user information from the database based on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username</w:t>
        </w:r>
      </w:ins>
    </w:p>
    <w:p w14:paraId="30BB1CB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69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69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1548EEA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0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0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}</w:t>
        </w:r>
      </w:ins>
    </w:p>
    <w:p w14:paraId="29F908B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0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1CF175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0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04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User {</w:t>
        </w:r>
      </w:ins>
    </w:p>
    <w:p w14:paraId="10C012F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0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0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username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33A37E5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0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0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hashedPassword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2231D04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0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1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private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Account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6C1102D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1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1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BankAccount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getAccount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63A80A3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1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409DAF4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1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1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7C5A574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1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1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30D38E9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1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F11450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2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2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getUsername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14926DD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2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2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508CCFC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2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2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450D17F5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2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2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225CF11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2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6299C61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2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3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getPassword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405125D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3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3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0424850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3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3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80FA5E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3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3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5B5B376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3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556A1B2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3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3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getId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62A076B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4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4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method stub</w:t>
        </w:r>
      </w:ins>
    </w:p>
    <w:p w14:paraId="40F82D1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4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4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 xml:space="preserve">(Integer)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u w:val="single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0BE7A66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4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4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50E864D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4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E722DC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4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4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// Getters, setters, and methods for password verification and account association</w:t>
        </w:r>
      </w:ins>
    </w:p>
    <w:p w14:paraId="7D530DAC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4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5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}</w:t>
        </w:r>
      </w:ins>
    </w:p>
    <w:p w14:paraId="76406C5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5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089B60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5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53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PasswordUtil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5E19E63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5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55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hashPassword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String password) {</w:t>
        </w:r>
      </w:ins>
    </w:p>
    <w:p w14:paraId="22A1AF7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5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5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password;</w:t>
        </w:r>
        <w:proofErr w:type="gramEnd"/>
      </w:ins>
    </w:p>
    <w:p w14:paraId="2FD60A4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5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5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Implement secure password hashing using a reputable algorithm (e.g.,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bcrypt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</w:t>
        </w:r>
      </w:ins>
    </w:p>
    <w:p w14:paraId="415524A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6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6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7A6BF2D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6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6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}</w:t>
        </w:r>
      </w:ins>
    </w:p>
    <w:p w14:paraId="1A50B3B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6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50C675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6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66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InputUtils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{</w:t>
        </w:r>
      </w:ins>
    </w:p>
    <w:p w14:paraId="67E5ADA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6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6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String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readString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7144B8B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6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7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null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;</w:t>
        </w:r>
        <w:proofErr w:type="gramEnd"/>
      </w:ins>
    </w:p>
    <w:p w14:paraId="746F096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7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7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Implement method to read user input as string using Scanner or other methods</w:t>
        </w:r>
      </w:ins>
    </w:p>
    <w:p w14:paraId="62C9058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7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7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54E67DD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7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9765A81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7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7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int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readInt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3C7ABF9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7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7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0;</w:t>
        </w:r>
        <w:proofErr w:type="gramEnd"/>
      </w:ins>
    </w:p>
    <w:p w14:paraId="4C14A43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8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8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Implement method to read user input as integer using Scanner or other methods</w:t>
        </w:r>
      </w:ins>
    </w:p>
    <w:p w14:paraId="4EED0A8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8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8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76B9C57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8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4FDA548E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8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8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static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double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readDouble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 {</w:t>
        </w:r>
      </w:ins>
    </w:p>
    <w:p w14:paraId="05EAA71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8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8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return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0;</w:t>
        </w:r>
        <w:proofErr w:type="gramEnd"/>
      </w:ins>
    </w:p>
    <w:p w14:paraId="1618556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8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9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// Implement method to read user input as double using Scanner or other methods</w:t>
        </w:r>
      </w:ins>
    </w:p>
    <w:p w14:paraId="3E92020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9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9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0265833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9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9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lastRenderedPageBreak/>
          <w:t>}</w:t>
        </w:r>
      </w:ins>
    </w:p>
    <w:p w14:paraId="0B66B9C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9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7EF2E6D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9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97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InvalidCredentialsException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extends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Exception {</w:t>
        </w:r>
      </w:ins>
    </w:p>
    <w:p w14:paraId="478F5A4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79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79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InvalidCredentialsException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String message,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SQLException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e) {</w:t>
        </w:r>
      </w:ins>
    </w:p>
    <w:p w14:paraId="61875B1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0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0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super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(message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20BE6084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0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0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428975A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0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2E736F5F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0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06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InvalidCredentialsException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String string) {</w:t>
        </w:r>
      </w:ins>
    </w:p>
    <w:p w14:paraId="1D8451F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0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0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 xml:space="preserve">//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TODO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Auto-generated constructor stub</w:t>
        </w:r>
      </w:ins>
    </w:p>
    <w:p w14:paraId="78499BB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0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1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ab/>
          <w:t>}</w:t>
        </w:r>
      </w:ins>
    </w:p>
    <w:p w14:paraId="3AE7A8A7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1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1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}</w:t>
        </w:r>
      </w:ins>
    </w:p>
    <w:p w14:paraId="643DDB2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1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40DEBE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1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15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InsufficientFundsException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extends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Exception {</w:t>
        </w:r>
      </w:ins>
    </w:p>
    <w:p w14:paraId="15207469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1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17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InsufficientFundsException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String message) {</w:t>
        </w:r>
      </w:ins>
    </w:p>
    <w:p w14:paraId="191E920D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18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19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super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(message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44D5AF26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20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21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54AD2802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22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23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}</w:t>
        </w:r>
      </w:ins>
    </w:p>
    <w:p w14:paraId="11E4C17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24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0FDE21C3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2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26" w:author="Lebogang Ndlovu" w:date="2024-03-29T20:16:00Z" w16du:dateUtc="2024-03-29T18:16:00Z"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class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r w:rsidRPr="00B73EEA">
          <w:rPr>
            <w:rFonts w:ascii="Arial" w:eastAsia="Times New Roman" w:hAnsi="Arial" w:cs="Arial"/>
            <w:kern w:val="0"/>
            <w:sz w:val="24"/>
            <w:szCs w:val="24"/>
            <w:u w:val="single"/>
            <w:lang w:eastAsia="en-ZA"/>
            <w14:ligatures w14:val="none"/>
          </w:rPr>
          <w:t>InvalidTransactionException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extends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Exception {</w:t>
        </w:r>
      </w:ins>
    </w:p>
    <w:p w14:paraId="57C1E62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27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28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public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</w:t>
        </w:r>
        <w:proofErr w:type="spellStart"/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InvalidTransactionException</w:t>
        </w:r>
        <w:proofErr w:type="spell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</w:t>
        </w:r>
        <w:proofErr w:type="gramEnd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String message) {</w:t>
        </w:r>
      </w:ins>
    </w:p>
    <w:p w14:paraId="44A7DF88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29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30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    </w:t>
        </w:r>
        <w:r w:rsidRPr="00B73EEA">
          <w:rPr>
            <w:rFonts w:ascii="Arial" w:eastAsia="Times New Roman" w:hAnsi="Arial" w:cs="Arial"/>
            <w:b/>
            <w:bCs/>
            <w:kern w:val="0"/>
            <w:sz w:val="24"/>
            <w:szCs w:val="24"/>
            <w:lang w:eastAsia="en-ZA"/>
            <w14:ligatures w14:val="none"/>
          </w:rPr>
          <w:t>super</w:t>
        </w:r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(message</w:t>
        </w:r>
        <w:proofErr w:type="gramStart"/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);</w:t>
        </w:r>
        <w:proofErr w:type="gramEnd"/>
      </w:ins>
    </w:p>
    <w:p w14:paraId="77372B10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31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32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 xml:space="preserve">    }</w:t>
        </w:r>
      </w:ins>
    </w:p>
    <w:p w14:paraId="1A7BE9A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33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  <w:ins w:id="834" w:author="Lebogang Ndlovu" w:date="2024-03-29T20:16:00Z" w16du:dateUtc="2024-03-29T18:16:00Z">
        <w:r w:rsidRPr="00B73EEA">
          <w:rPr>
            <w:rFonts w:ascii="Arial" w:eastAsia="Times New Roman" w:hAnsi="Arial" w:cs="Arial"/>
            <w:kern w:val="0"/>
            <w:sz w:val="24"/>
            <w:szCs w:val="24"/>
            <w:lang w:eastAsia="en-ZA"/>
            <w14:ligatures w14:val="none"/>
          </w:rPr>
          <w:t>}</w:t>
        </w:r>
      </w:ins>
    </w:p>
    <w:p w14:paraId="1EC00B7B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35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488536AA" w14:textId="77777777" w:rsidR="00C3346D" w:rsidRPr="00B73EEA" w:rsidRDefault="00C3346D" w:rsidP="00C3346D">
      <w:pPr>
        <w:shd w:val="clear" w:color="auto" w:fill="FFFFFF"/>
        <w:spacing w:after="0" w:line="240" w:lineRule="auto"/>
        <w:rPr>
          <w:ins w:id="836" w:author="Lebogang Ndlovu" w:date="2024-03-29T20:16:00Z" w16du:dateUtc="2024-03-29T18:16:00Z"/>
          <w:rFonts w:ascii="Arial" w:eastAsia="Times New Roman" w:hAnsi="Arial" w:cs="Arial"/>
          <w:kern w:val="0"/>
          <w:sz w:val="24"/>
          <w:szCs w:val="24"/>
          <w:lang w:eastAsia="en-ZA"/>
          <w14:ligatures w14:val="none"/>
        </w:rPr>
      </w:pPr>
    </w:p>
    <w:p w14:paraId="3D18699D" w14:textId="77777777" w:rsidR="006E6C94" w:rsidRPr="00B73EEA" w:rsidRDefault="006E6C94" w:rsidP="006E6C94">
      <w:pPr>
        <w:rPr>
          <w:ins w:id="837" w:author="Lebogang Ndlovu" w:date="2024-03-29T20:16:00Z" w16du:dateUtc="2024-03-29T18:16:00Z"/>
          <w:rFonts w:ascii="Arial" w:hAnsi="Arial" w:cs="Arial"/>
          <w:sz w:val="24"/>
          <w:szCs w:val="24"/>
        </w:rPr>
      </w:pPr>
      <w:ins w:id="838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package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;</w:t>
        </w:r>
      </w:ins>
    </w:p>
    <w:p w14:paraId="6C987C95" w14:textId="77777777" w:rsidR="006E6C94" w:rsidRPr="00B73EEA" w:rsidRDefault="006E6C94" w:rsidP="006E6C94">
      <w:pPr>
        <w:rPr>
          <w:ins w:id="839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30F04416" w14:textId="77777777" w:rsidR="006E6C94" w:rsidRPr="00B73EEA" w:rsidRDefault="006E6C94" w:rsidP="006E6C94">
      <w:pPr>
        <w:rPr>
          <w:ins w:id="840" w:author="Lebogang Ndlovu" w:date="2024-03-29T20:16:00Z" w16du:dateUtc="2024-03-29T18:16:00Z"/>
          <w:rFonts w:ascii="Arial" w:hAnsi="Arial" w:cs="Arial"/>
          <w:sz w:val="24"/>
          <w:szCs w:val="24"/>
        </w:rPr>
      </w:pPr>
      <w:ins w:id="841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import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java.sql.Connection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;</w:t>
        </w:r>
      </w:ins>
    </w:p>
    <w:p w14:paraId="0C70BF76" w14:textId="77777777" w:rsidR="006E6C94" w:rsidRPr="00B73EEA" w:rsidRDefault="006E6C94" w:rsidP="006E6C94">
      <w:pPr>
        <w:rPr>
          <w:ins w:id="842" w:author="Lebogang Ndlovu" w:date="2024-03-29T20:16:00Z" w16du:dateUtc="2024-03-29T18:16:00Z"/>
          <w:rFonts w:ascii="Arial" w:hAnsi="Arial" w:cs="Arial"/>
          <w:sz w:val="24"/>
          <w:szCs w:val="24"/>
        </w:rPr>
      </w:pPr>
      <w:ins w:id="843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import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java.sql.DriverManager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;</w:t>
        </w:r>
      </w:ins>
    </w:p>
    <w:p w14:paraId="5C6DBF92" w14:textId="77777777" w:rsidR="006E6C94" w:rsidRPr="00B73EEA" w:rsidRDefault="006E6C94" w:rsidP="006E6C94">
      <w:pPr>
        <w:rPr>
          <w:ins w:id="844" w:author="Lebogang Ndlovu" w:date="2024-03-29T20:16:00Z" w16du:dateUtc="2024-03-29T18:16:00Z"/>
          <w:rFonts w:ascii="Arial" w:hAnsi="Arial" w:cs="Arial"/>
          <w:sz w:val="24"/>
          <w:szCs w:val="24"/>
        </w:rPr>
      </w:pPr>
      <w:ins w:id="845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import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java.sql.PreparedStatement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;</w:t>
        </w:r>
      </w:ins>
    </w:p>
    <w:p w14:paraId="795B3C98" w14:textId="77777777" w:rsidR="006E6C94" w:rsidRPr="00B73EEA" w:rsidRDefault="006E6C94" w:rsidP="006E6C94">
      <w:pPr>
        <w:rPr>
          <w:ins w:id="846" w:author="Lebogang Ndlovu" w:date="2024-03-29T20:16:00Z" w16du:dateUtc="2024-03-29T18:16:00Z"/>
          <w:rFonts w:ascii="Arial" w:hAnsi="Arial" w:cs="Arial"/>
          <w:sz w:val="24"/>
          <w:szCs w:val="24"/>
        </w:rPr>
      </w:pPr>
      <w:ins w:id="847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import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java.sql.SQLException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;</w:t>
        </w:r>
      </w:ins>
    </w:p>
    <w:p w14:paraId="3C309D63" w14:textId="77777777" w:rsidR="006E6C94" w:rsidRPr="00B73EEA" w:rsidRDefault="006E6C94" w:rsidP="006E6C94">
      <w:pPr>
        <w:rPr>
          <w:ins w:id="848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3012B6B5" w14:textId="77777777" w:rsidR="006E6C94" w:rsidRPr="00B73EEA" w:rsidRDefault="006E6C94" w:rsidP="006E6C94">
      <w:pPr>
        <w:rPr>
          <w:ins w:id="849" w:author="Lebogang Ndlovu" w:date="2024-03-29T20:16:00Z" w16du:dateUtc="2024-03-29T18:16:00Z"/>
          <w:rFonts w:ascii="Arial" w:hAnsi="Arial" w:cs="Arial"/>
          <w:sz w:val="24"/>
          <w:szCs w:val="24"/>
        </w:rPr>
      </w:pPr>
      <w:ins w:id="850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public class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UserRepository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 xml:space="preserve"> {</w:t>
        </w:r>
      </w:ins>
    </w:p>
    <w:p w14:paraId="58F80C21" w14:textId="77777777" w:rsidR="006E6C94" w:rsidRPr="00B73EEA" w:rsidRDefault="006E6C94" w:rsidP="006E6C94">
      <w:pPr>
        <w:rPr>
          <w:ins w:id="851" w:author="Lebogang Ndlovu" w:date="2024-03-29T20:16:00Z" w16du:dateUtc="2024-03-29T18:16:00Z"/>
          <w:rFonts w:ascii="Arial" w:hAnsi="Arial" w:cs="Arial"/>
          <w:sz w:val="24"/>
          <w:szCs w:val="24"/>
        </w:rPr>
      </w:pPr>
      <w:ins w:id="852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private static final String DB_URL = "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jdbc:mysql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>://localhost:3306/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mzanzibanksystem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";</w:t>
        </w:r>
      </w:ins>
    </w:p>
    <w:p w14:paraId="3EF627AE" w14:textId="77777777" w:rsidR="006E6C94" w:rsidRPr="00B73EEA" w:rsidRDefault="006E6C94" w:rsidP="006E6C94">
      <w:pPr>
        <w:rPr>
          <w:ins w:id="853" w:author="Lebogang Ndlovu" w:date="2024-03-29T20:16:00Z" w16du:dateUtc="2024-03-29T18:16:00Z"/>
          <w:rFonts w:ascii="Arial" w:hAnsi="Arial" w:cs="Arial"/>
          <w:sz w:val="24"/>
          <w:szCs w:val="24"/>
        </w:rPr>
      </w:pPr>
      <w:ins w:id="854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private static final String DB_USER = "root</w:t>
        </w:r>
        <w:proofErr w:type="gramStart"/>
        <w:r w:rsidRPr="00B73EEA">
          <w:rPr>
            <w:rFonts w:ascii="Arial" w:hAnsi="Arial" w:cs="Arial"/>
            <w:sz w:val="24"/>
            <w:szCs w:val="24"/>
          </w:rPr>
          <w:t>";</w:t>
        </w:r>
        <w:proofErr w:type="gramEnd"/>
      </w:ins>
    </w:p>
    <w:p w14:paraId="045D01F3" w14:textId="77777777" w:rsidR="006E6C94" w:rsidRPr="00B73EEA" w:rsidRDefault="006E6C94" w:rsidP="006E6C94">
      <w:pPr>
        <w:rPr>
          <w:ins w:id="855" w:author="Lebogang Ndlovu" w:date="2024-03-29T20:16:00Z" w16du:dateUtc="2024-03-29T18:16:00Z"/>
          <w:rFonts w:ascii="Arial" w:hAnsi="Arial" w:cs="Arial"/>
          <w:sz w:val="24"/>
          <w:szCs w:val="24"/>
        </w:rPr>
      </w:pPr>
      <w:ins w:id="856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private static final String DB_PASSWORD = "HewSawchemi90@</w:t>
        </w:r>
        <w:proofErr w:type="gramStart"/>
        <w:r w:rsidRPr="00B73EEA">
          <w:rPr>
            <w:rFonts w:ascii="Arial" w:hAnsi="Arial" w:cs="Arial"/>
            <w:sz w:val="24"/>
            <w:szCs w:val="24"/>
          </w:rPr>
          <w:t>";</w:t>
        </w:r>
        <w:proofErr w:type="gramEnd"/>
      </w:ins>
    </w:p>
    <w:p w14:paraId="7F20828B" w14:textId="77777777" w:rsidR="006E6C94" w:rsidRPr="00B73EEA" w:rsidRDefault="006E6C94" w:rsidP="006E6C94">
      <w:pPr>
        <w:rPr>
          <w:ins w:id="857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1D3D0256" w14:textId="77777777" w:rsidR="006E6C94" w:rsidRPr="00B73EEA" w:rsidRDefault="006E6C94" w:rsidP="006E6C94">
      <w:pPr>
        <w:rPr>
          <w:ins w:id="858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488F7030" w14:textId="77777777" w:rsidR="006E6C94" w:rsidRPr="00B73EEA" w:rsidRDefault="006E6C94" w:rsidP="006E6C94">
      <w:pPr>
        <w:rPr>
          <w:ins w:id="859" w:author="Lebogang Ndlovu" w:date="2024-03-29T20:16:00Z" w16du:dateUtc="2024-03-29T18:16:00Z"/>
          <w:rFonts w:ascii="Arial" w:hAnsi="Arial" w:cs="Arial"/>
          <w:sz w:val="24"/>
          <w:szCs w:val="24"/>
        </w:rPr>
      </w:pPr>
      <w:ins w:id="860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public void </w:t>
        </w:r>
        <w:proofErr w:type="gramStart"/>
        <w:r w:rsidRPr="00B73EEA">
          <w:rPr>
            <w:rFonts w:ascii="Arial" w:hAnsi="Arial" w:cs="Arial"/>
            <w:sz w:val="24"/>
            <w:szCs w:val="24"/>
          </w:rPr>
          <w:t>register(</w:t>
        </w:r>
        <w:proofErr w:type="gramEnd"/>
        <w:r w:rsidRPr="00B73EEA">
          <w:rPr>
            <w:rFonts w:ascii="Arial" w:hAnsi="Arial" w:cs="Arial"/>
            <w:sz w:val="24"/>
            <w:szCs w:val="24"/>
          </w:rPr>
          <w:t>String username, String password) {</w:t>
        </w:r>
      </w:ins>
    </w:p>
    <w:p w14:paraId="41CFBE33" w14:textId="77777777" w:rsidR="006E6C94" w:rsidRPr="00B73EEA" w:rsidRDefault="006E6C94" w:rsidP="006E6C94">
      <w:pPr>
        <w:rPr>
          <w:ins w:id="861" w:author="Lebogang Ndlovu" w:date="2024-03-29T20:16:00Z" w16du:dateUtc="2024-03-29T18:16:00Z"/>
          <w:rFonts w:ascii="Arial" w:hAnsi="Arial" w:cs="Arial"/>
          <w:sz w:val="24"/>
          <w:szCs w:val="24"/>
        </w:rPr>
      </w:pPr>
      <w:ins w:id="862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</w:t>
        </w:r>
        <w:r w:rsidRPr="00B73EEA">
          <w:rPr>
            <w:rFonts w:ascii="Arial" w:hAnsi="Arial" w:cs="Arial"/>
            <w:sz w:val="24"/>
            <w:szCs w:val="24"/>
          </w:rPr>
          <w:tab/>
          <w:t xml:space="preserve"> if (username == null) {</w:t>
        </w:r>
      </w:ins>
    </w:p>
    <w:p w14:paraId="59C07F6B" w14:textId="77777777" w:rsidR="006E6C94" w:rsidRPr="00B73EEA" w:rsidRDefault="006E6C94" w:rsidP="006E6C94">
      <w:pPr>
        <w:rPr>
          <w:ins w:id="863" w:author="Lebogang Ndlovu" w:date="2024-03-29T20:16:00Z" w16du:dateUtc="2024-03-29T18:16:00Z"/>
          <w:rFonts w:ascii="Arial" w:hAnsi="Arial" w:cs="Arial"/>
          <w:sz w:val="24"/>
          <w:szCs w:val="24"/>
        </w:rPr>
      </w:pPr>
      <w:ins w:id="864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lastRenderedPageBreak/>
          <w:t xml:space="preserve">    </w:t>
        </w:r>
        <w:r w:rsidRPr="00B73EEA">
          <w:rPr>
            <w:rFonts w:ascii="Arial" w:hAnsi="Arial" w:cs="Arial"/>
            <w:sz w:val="24"/>
            <w:szCs w:val="24"/>
          </w:rPr>
          <w:tab/>
          <w:t xml:space="preserve">        throw new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IllegalArgumentException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>(</w:t>
        </w:r>
        <w:proofErr w:type="gramEnd"/>
        <w:r w:rsidRPr="00B73EEA">
          <w:rPr>
            <w:rFonts w:ascii="Arial" w:hAnsi="Arial" w:cs="Arial"/>
            <w:sz w:val="24"/>
            <w:szCs w:val="24"/>
          </w:rPr>
          <w:t>"Username cannot be null.");</w:t>
        </w:r>
      </w:ins>
    </w:p>
    <w:p w14:paraId="48E5245B" w14:textId="77777777" w:rsidR="006E6C94" w:rsidRPr="00B73EEA" w:rsidRDefault="006E6C94" w:rsidP="006E6C94">
      <w:pPr>
        <w:rPr>
          <w:ins w:id="865" w:author="Lebogang Ndlovu" w:date="2024-03-29T20:16:00Z" w16du:dateUtc="2024-03-29T18:16:00Z"/>
          <w:rFonts w:ascii="Arial" w:hAnsi="Arial" w:cs="Arial"/>
          <w:sz w:val="24"/>
          <w:szCs w:val="24"/>
        </w:rPr>
      </w:pPr>
      <w:ins w:id="866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</w:t>
        </w:r>
        <w:r w:rsidRPr="00B73EEA">
          <w:rPr>
            <w:rFonts w:ascii="Arial" w:hAnsi="Arial" w:cs="Arial"/>
            <w:sz w:val="24"/>
            <w:szCs w:val="24"/>
          </w:rPr>
          <w:tab/>
          <w:t xml:space="preserve">    }</w:t>
        </w:r>
      </w:ins>
    </w:p>
    <w:p w14:paraId="19B093E6" w14:textId="77777777" w:rsidR="006E6C94" w:rsidRPr="00B73EEA" w:rsidRDefault="006E6C94" w:rsidP="006E6C94">
      <w:pPr>
        <w:rPr>
          <w:ins w:id="867" w:author="Lebogang Ndlovu" w:date="2024-03-29T20:16:00Z" w16du:dateUtc="2024-03-29T18:16:00Z"/>
          <w:rFonts w:ascii="Arial" w:hAnsi="Arial" w:cs="Arial"/>
          <w:sz w:val="24"/>
          <w:szCs w:val="24"/>
        </w:rPr>
      </w:pPr>
      <w:ins w:id="868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String query = "INSERT INTO user (username,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hashedPassword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 xml:space="preserve">) VALUES </w:t>
        </w:r>
        <w:proofErr w:type="gramStart"/>
        <w:r w:rsidRPr="00B73EEA">
          <w:rPr>
            <w:rFonts w:ascii="Arial" w:hAnsi="Arial" w:cs="Arial"/>
            <w:sz w:val="24"/>
            <w:szCs w:val="24"/>
          </w:rPr>
          <w:t>(?,</w:t>
        </w:r>
        <w:proofErr w:type="gramEnd"/>
        <w:r w:rsidRPr="00B73EEA">
          <w:rPr>
            <w:rFonts w:ascii="Arial" w:hAnsi="Arial" w:cs="Arial"/>
            <w:sz w:val="24"/>
            <w:szCs w:val="24"/>
          </w:rPr>
          <w:t xml:space="preserve"> ?)";</w:t>
        </w:r>
      </w:ins>
    </w:p>
    <w:p w14:paraId="2626940E" w14:textId="77777777" w:rsidR="006E6C94" w:rsidRPr="00B73EEA" w:rsidRDefault="006E6C94" w:rsidP="006E6C94">
      <w:pPr>
        <w:rPr>
          <w:ins w:id="869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310AAB16" w14:textId="77777777" w:rsidR="006E6C94" w:rsidRPr="00B73EEA" w:rsidRDefault="006E6C94" w:rsidP="006E6C94">
      <w:pPr>
        <w:rPr>
          <w:ins w:id="870" w:author="Lebogang Ndlovu" w:date="2024-03-29T20:16:00Z" w16du:dateUtc="2024-03-29T18:16:00Z"/>
          <w:rFonts w:ascii="Arial" w:hAnsi="Arial" w:cs="Arial"/>
          <w:sz w:val="24"/>
          <w:szCs w:val="24"/>
        </w:rPr>
      </w:pPr>
      <w:ins w:id="871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try (Connection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connection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 xml:space="preserve"> =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DriverManager.getConnection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>(DB_URL, DB_USER, DB_PASSWORD</w:t>
        </w:r>
        <w:proofErr w:type="gramStart"/>
        <w:r w:rsidRPr="00B73EEA">
          <w:rPr>
            <w:rFonts w:ascii="Arial" w:hAnsi="Arial" w:cs="Arial"/>
            <w:sz w:val="24"/>
            <w:szCs w:val="24"/>
          </w:rPr>
          <w:t>);</w:t>
        </w:r>
        <w:proofErr w:type="gramEnd"/>
      </w:ins>
    </w:p>
    <w:p w14:paraId="01524835" w14:textId="77777777" w:rsidR="006E6C94" w:rsidRPr="00B73EEA" w:rsidRDefault="006E6C94" w:rsidP="006E6C94">
      <w:pPr>
        <w:rPr>
          <w:ins w:id="872" w:author="Lebogang Ndlovu" w:date="2024-03-29T20:16:00Z" w16du:dateUtc="2024-03-29T18:16:00Z"/>
          <w:rFonts w:ascii="Arial" w:hAnsi="Arial" w:cs="Arial"/>
          <w:sz w:val="24"/>
          <w:szCs w:val="24"/>
        </w:rPr>
      </w:pPr>
      <w:ins w:id="873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    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PreparedStatement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 xml:space="preserve"> statement =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connection.prepareStatement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(query)) {</w:t>
        </w:r>
      </w:ins>
    </w:p>
    <w:p w14:paraId="4CA8CB3B" w14:textId="77777777" w:rsidR="006E6C94" w:rsidRPr="00B73EEA" w:rsidRDefault="006E6C94" w:rsidP="006E6C94">
      <w:pPr>
        <w:rPr>
          <w:ins w:id="874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02897632" w14:textId="77777777" w:rsidR="006E6C94" w:rsidRPr="00B73EEA" w:rsidRDefault="006E6C94" w:rsidP="006E6C94">
      <w:pPr>
        <w:rPr>
          <w:ins w:id="875" w:author="Lebogang Ndlovu" w:date="2024-03-29T20:16:00Z" w16du:dateUtc="2024-03-29T18:16:00Z"/>
          <w:rFonts w:ascii="Arial" w:hAnsi="Arial" w:cs="Arial"/>
          <w:sz w:val="24"/>
          <w:szCs w:val="24"/>
        </w:rPr>
      </w:pPr>
      <w:ins w:id="876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statement.setString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(1, username);</w:t>
        </w:r>
      </w:ins>
    </w:p>
    <w:p w14:paraId="6E882059" w14:textId="77777777" w:rsidR="006E6C94" w:rsidRPr="00B73EEA" w:rsidRDefault="006E6C94" w:rsidP="006E6C94">
      <w:pPr>
        <w:rPr>
          <w:ins w:id="877" w:author="Lebogang Ndlovu" w:date="2024-03-29T20:16:00Z" w16du:dateUtc="2024-03-29T18:16:00Z"/>
          <w:rFonts w:ascii="Arial" w:hAnsi="Arial" w:cs="Arial"/>
          <w:sz w:val="24"/>
          <w:szCs w:val="24"/>
        </w:rPr>
      </w:pPr>
      <w:ins w:id="878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statement.setString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 xml:space="preserve">(2,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PasswordUtil.hashPassword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>(password));</w:t>
        </w:r>
      </w:ins>
    </w:p>
    <w:p w14:paraId="774DDB69" w14:textId="77777777" w:rsidR="006E6C94" w:rsidRPr="00B73EEA" w:rsidRDefault="006E6C94" w:rsidP="006E6C94">
      <w:pPr>
        <w:rPr>
          <w:ins w:id="879" w:author="Lebogang Ndlovu" w:date="2024-03-29T20:16:00Z" w16du:dateUtc="2024-03-29T18:16:00Z"/>
          <w:rFonts w:ascii="Arial" w:hAnsi="Arial" w:cs="Arial"/>
          <w:sz w:val="24"/>
          <w:szCs w:val="24"/>
        </w:rPr>
      </w:pPr>
      <w:ins w:id="880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statement.executeUpdate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();</w:t>
        </w:r>
      </w:ins>
    </w:p>
    <w:p w14:paraId="00E73D44" w14:textId="77777777" w:rsidR="006E6C94" w:rsidRPr="00B73EEA" w:rsidRDefault="006E6C94" w:rsidP="006E6C94">
      <w:pPr>
        <w:rPr>
          <w:ins w:id="881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4225FF64" w14:textId="77777777" w:rsidR="006E6C94" w:rsidRPr="00B73EEA" w:rsidRDefault="006E6C94" w:rsidP="006E6C94">
      <w:pPr>
        <w:rPr>
          <w:ins w:id="882" w:author="Lebogang Ndlovu" w:date="2024-03-29T20:16:00Z" w16du:dateUtc="2024-03-29T18:16:00Z"/>
          <w:rFonts w:ascii="Arial" w:hAnsi="Arial" w:cs="Arial"/>
          <w:sz w:val="24"/>
          <w:szCs w:val="24"/>
        </w:rPr>
      </w:pPr>
      <w:ins w:id="883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   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System.out.println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>("Registration successful!"</w:t>
        </w:r>
        <w:proofErr w:type="gramStart"/>
        <w:r w:rsidRPr="00B73EEA">
          <w:rPr>
            <w:rFonts w:ascii="Arial" w:hAnsi="Arial" w:cs="Arial"/>
            <w:sz w:val="24"/>
            <w:szCs w:val="24"/>
          </w:rPr>
          <w:t>);</w:t>
        </w:r>
        <w:proofErr w:type="gramEnd"/>
      </w:ins>
    </w:p>
    <w:p w14:paraId="46C3872E" w14:textId="77777777" w:rsidR="006E6C94" w:rsidRPr="00B73EEA" w:rsidRDefault="006E6C94" w:rsidP="006E6C94">
      <w:pPr>
        <w:rPr>
          <w:ins w:id="884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5625CB92" w14:textId="77777777" w:rsidR="006E6C94" w:rsidRPr="00B73EEA" w:rsidRDefault="006E6C94" w:rsidP="006E6C94">
      <w:pPr>
        <w:rPr>
          <w:ins w:id="885" w:author="Lebogang Ndlovu" w:date="2024-03-29T20:16:00Z" w16du:dateUtc="2024-03-29T18:16:00Z"/>
          <w:rFonts w:ascii="Arial" w:hAnsi="Arial" w:cs="Arial"/>
          <w:sz w:val="24"/>
          <w:szCs w:val="24"/>
        </w:rPr>
      </w:pPr>
      <w:ins w:id="886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} catch (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SQLException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 xml:space="preserve"> e) {</w:t>
        </w:r>
      </w:ins>
    </w:p>
    <w:p w14:paraId="02FF9468" w14:textId="77777777" w:rsidR="006E6C94" w:rsidRPr="00B73EEA" w:rsidRDefault="006E6C94" w:rsidP="006E6C94">
      <w:pPr>
        <w:rPr>
          <w:ins w:id="887" w:author="Lebogang Ndlovu" w:date="2024-03-29T20:16:00Z" w16du:dateUtc="2024-03-29T18:16:00Z"/>
          <w:rFonts w:ascii="Arial" w:hAnsi="Arial" w:cs="Arial"/>
          <w:sz w:val="24"/>
          <w:szCs w:val="24"/>
        </w:rPr>
      </w:pPr>
      <w:ins w:id="888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    </w:t>
        </w:r>
        <w:proofErr w:type="spellStart"/>
        <w:r w:rsidRPr="00B73EEA">
          <w:rPr>
            <w:rFonts w:ascii="Arial" w:hAnsi="Arial" w:cs="Arial"/>
            <w:sz w:val="24"/>
            <w:szCs w:val="24"/>
          </w:rPr>
          <w:t>System.out.println</w:t>
        </w:r>
        <w:proofErr w:type="spellEnd"/>
        <w:r w:rsidRPr="00B73EEA">
          <w:rPr>
            <w:rFonts w:ascii="Arial" w:hAnsi="Arial" w:cs="Arial"/>
            <w:sz w:val="24"/>
            <w:szCs w:val="24"/>
          </w:rPr>
          <w:t>("Registration failed. Username might already exist."</w:t>
        </w:r>
        <w:proofErr w:type="gramStart"/>
        <w:r w:rsidRPr="00B73EEA">
          <w:rPr>
            <w:rFonts w:ascii="Arial" w:hAnsi="Arial" w:cs="Arial"/>
            <w:sz w:val="24"/>
            <w:szCs w:val="24"/>
          </w:rPr>
          <w:t>);</w:t>
        </w:r>
        <w:proofErr w:type="gramEnd"/>
      </w:ins>
    </w:p>
    <w:p w14:paraId="21ED10A2" w14:textId="77777777" w:rsidR="006E6C94" w:rsidRPr="00B73EEA" w:rsidRDefault="006E6C94" w:rsidP="006E6C94">
      <w:pPr>
        <w:rPr>
          <w:ins w:id="889" w:author="Lebogang Ndlovu" w:date="2024-03-29T20:16:00Z" w16du:dateUtc="2024-03-29T18:16:00Z"/>
          <w:rFonts w:ascii="Arial" w:hAnsi="Arial" w:cs="Arial"/>
          <w:sz w:val="24"/>
          <w:szCs w:val="24"/>
        </w:rPr>
      </w:pPr>
      <w:ins w:id="890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  <w:sz w:val="24"/>
            <w:szCs w:val="24"/>
          </w:rPr>
          <w:t>e.printStackTrace</w:t>
        </w:r>
        <w:proofErr w:type="spellEnd"/>
        <w:proofErr w:type="gramEnd"/>
        <w:r w:rsidRPr="00B73EEA">
          <w:rPr>
            <w:rFonts w:ascii="Arial" w:hAnsi="Arial" w:cs="Arial"/>
            <w:sz w:val="24"/>
            <w:szCs w:val="24"/>
          </w:rPr>
          <w:t>();</w:t>
        </w:r>
      </w:ins>
    </w:p>
    <w:p w14:paraId="1EA3C8D5" w14:textId="77777777" w:rsidR="006E6C94" w:rsidRPr="00B73EEA" w:rsidRDefault="006E6C94" w:rsidP="006E6C94">
      <w:pPr>
        <w:rPr>
          <w:ins w:id="891" w:author="Lebogang Ndlovu" w:date="2024-03-29T20:16:00Z" w16du:dateUtc="2024-03-29T18:16:00Z"/>
          <w:rFonts w:ascii="Arial" w:hAnsi="Arial" w:cs="Arial"/>
          <w:sz w:val="24"/>
          <w:szCs w:val="24"/>
        </w:rPr>
      </w:pPr>
      <w:ins w:id="892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    }</w:t>
        </w:r>
      </w:ins>
    </w:p>
    <w:p w14:paraId="0C5C63C8" w14:textId="77777777" w:rsidR="006E6C94" w:rsidRPr="00B73EEA" w:rsidRDefault="006E6C94" w:rsidP="006E6C94">
      <w:pPr>
        <w:rPr>
          <w:ins w:id="893" w:author="Lebogang Ndlovu" w:date="2024-03-29T20:16:00Z" w16du:dateUtc="2024-03-29T18:16:00Z"/>
          <w:rFonts w:ascii="Arial" w:hAnsi="Arial" w:cs="Arial"/>
          <w:sz w:val="24"/>
          <w:szCs w:val="24"/>
        </w:rPr>
      </w:pPr>
      <w:ins w:id="894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 xml:space="preserve">    }</w:t>
        </w:r>
      </w:ins>
    </w:p>
    <w:p w14:paraId="3075E598" w14:textId="77777777" w:rsidR="003B0E7D" w:rsidRPr="00B73EEA" w:rsidRDefault="006E6C94" w:rsidP="006E6C94">
      <w:pPr>
        <w:rPr>
          <w:ins w:id="895" w:author="Lebogang Ndlovu" w:date="2024-03-29T20:16:00Z" w16du:dateUtc="2024-03-29T18:16:00Z"/>
          <w:rFonts w:ascii="Arial" w:hAnsi="Arial" w:cs="Arial"/>
          <w:sz w:val="24"/>
          <w:szCs w:val="24"/>
        </w:rPr>
      </w:pPr>
      <w:ins w:id="896" w:author="Lebogang Ndlovu" w:date="2024-03-29T20:16:00Z" w16du:dateUtc="2024-03-29T18:16:00Z">
        <w:r w:rsidRPr="00B73EEA">
          <w:rPr>
            <w:rFonts w:ascii="Arial" w:hAnsi="Arial" w:cs="Arial"/>
            <w:sz w:val="24"/>
            <w:szCs w:val="24"/>
          </w:rPr>
          <w:t>}</w:t>
        </w:r>
      </w:ins>
    </w:p>
    <w:p w14:paraId="0A5FD809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897" w:author="Lebogang Ndlovu" w:date="2024-03-29T20:16:00Z" w16du:dateUtc="2024-03-29T18:16:00Z"/>
          <w:rFonts w:ascii="Arial" w:hAnsi="Arial" w:cs="Arial"/>
        </w:rPr>
      </w:pPr>
      <w:ins w:id="898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package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</w:rPr>
          <w:t>; //https://www.geeksforgeeks.org/exceptions-in-java/?ref=shm</w:t>
        </w:r>
      </w:ins>
    </w:p>
    <w:p w14:paraId="19EF9755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899" w:author="Lebogang Ndlovu" w:date="2024-03-29T20:16:00Z" w16du:dateUtc="2024-03-29T18:16:00Z"/>
          <w:rFonts w:ascii="Arial" w:hAnsi="Arial" w:cs="Arial"/>
        </w:rPr>
      </w:pPr>
      <w:ins w:id="900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java.sql.Connection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178D44FD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01" w:author="Lebogang Ndlovu" w:date="2024-03-29T20:16:00Z" w16du:dateUtc="2024-03-29T18:16:00Z"/>
          <w:rFonts w:ascii="Arial" w:hAnsi="Arial" w:cs="Arial"/>
        </w:rPr>
      </w:pPr>
      <w:ins w:id="902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java.sql.DriverManager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219C5EBA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03" w:author="Lebogang Ndlovu" w:date="2024-03-29T20:16:00Z" w16du:dateUtc="2024-03-29T18:16:00Z"/>
          <w:rFonts w:ascii="Arial" w:hAnsi="Arial" w:cs="Arial"/>
        </w:rPr>
      </w:pPr>
      <w:ins w:id="904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java.sql.PreparedStatement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06EABD9F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05" w:author="Lebogang Ndlovu" w:date="2024-03-29T20:16:00Z" w16du:dateUtc="2024-03-29T18:16:00Z"/>
          <w:rFonts w:ascii="Arial" w:hAnsi="Arial" w:cs="Arial"/>
        </w:rPr>
      </w:pPr>
      <w:ins w:id="906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java.sql.SQLException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76792B24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07" w:author="Lebogang Ndlovu" w:date="2024-03-29T20:16:00Z" w16du:dateUtc="2024-03-29T18:16:00Z"/>
          <w:rFonts w:ascii="Arial" w:hAnsi="Arial" w:cs="Arial"/>
        </w:rPr>
      </w:pPr>
      <w:ins w:id="908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java.sql.ResultSet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2178EEA1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09" w:author="Lebogang Ndlovu" w:date="2024-03-29T20:16:00Z" w16du:dateUtc="2024-03-29T18:16:00Z"/>
          <w:rFonts w:ascii="Arial" w:hAnsi="Arial" w:cs="Arial"/>
        </w:rPr>
      </w:pPr>
    </w:p>
    <w:p w14:paraId="3767555B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10" w:author="Lebogang Ndlovu" w:date="2024-03-29T20:16:00Z" w16du:dateUtc="2024-03-29T18:16:00Z"/>
          <w:rFonts w:ascii="Arial" w:hAnsi="Arial" w:cs="Arial"/>
        </w:rPr>
      </w:pPr>
      <w:ins w:id="911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Authenticator {</w:t>
        </w:r>
      </w:ins>
    </w:p>
    <w:p w14:paraId="124246BF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12" w:author="Lebogang Ndlovu" w:date="2024-03-29T20:16:00Z" w16du:dateUtc="2024-03-29T18:16:00Z"/>
          <w:rFonts w:ascii="Arial" w:hAnsi="Arial" w:cs="Arial"/>
        </w:rPr>
      </w:pPr>
      <w:ins w:id="91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DB_URL</w:t>
        </w:r>
        <w:r w:rsidRPr="00B73EEA">
          <w:rPr>
            <w:rFonts w:ascii="Arial" w:hAnsi="Arial" w:cs="Arial"/>
          </w:rPr>
          <w:t xml:space="preserve"> = "</w:t>
        </w:r>
        <w:proofErr w:type="spellStart"/>
        <w:proofErr w:type="gramStart"/>
        <w:r w:rsidRPr="00B73EEA">
          <w:rPr>
            <w:rFonts w:ascii="Arial" w:hAnsi="Arial" w:cs="Arial"/>
          </w:rPr>
          <w:t>jdbc:mysql</w:t>
        </w:r>
        <w:proofErr w:type="spellEnd"/>
        <w:r w:rsidRPr="00B73EEA">
          <w:rPr>
            <w:rFonts w:ascii="Arial" w:hAnsi="Arial" w:cs="Arial"/>
          </w:rPr>
          <w:t>://localhost:3306/</w:t>
        </w:r>
        <w:proofErr w:type="spellStart"/>
        <w:r w:rsidRPr="00B73EEA">
          <w:rPr>
            <w:rFonts w:ascii="Arial" w:hAnsi="Arial" w:cs="Arial"/>
          </w:rPr>
          <w:t>mzanzibanksystem</w:t>
        </w:r>
        <w:proofErr w:type="spellEnd"/>
        <w:proofErr w:type="gramEnd"/>
        <w:r w:rsidRPr="00B73EEA">
          <w:rPr>
            <w:rFonts w:ascii="Arial" w:hAnsi="Arial" w:cs="Arial"/>
          </w:rPr>
          <w:t>";</w:t>
        </w:r>
      </w:ins>
    </w:p>
    <w:p w14:paraId="13A0DA31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14" w:author="Lebogang Ndlovu" w:date="2024-03-29T20:16:00Z" w16du:dateUtc="2024-03-29T18:16:00Z"/>
          <w:rFonts w:ascii="Arial" w:hAnsi="Arial" w:cs="Arial"/>
        </w:rPr>
      </w:pPr>
      <w:ins w:id="915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DB_USER</w:t>
        </w:r>
        <w:r w:rsidRPr="00B73EEA">
          <w:rPr>
            <w:rFonts w:ascii="Arial" w:hAnsi="Arial" w:cs="Arial"/>
          </w:rPr>
          <w:t xml:space="preserve"> = "root</w:t>
        </w:r>
        <w:proofErr w:type="gramStart"/>
        <w:r w:rsidRPr="00B73EEA">
          <w:rPr>
            <w:rFonts w:ascii="Arial" w:hAnsi="Arial" w:cs="Arial"/>
          </w:rPr>
          <w:t>";</w:t>
        </w:r>
        <w:proofErr w:type="gramEnd"/>
      </w:ins>
    </w:p>
    <w:p w14:paraId="1CDF443F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16" w:author="Lebogang Ndlovu" w:date="2024-03-29T20:16:00Z" w16du:dateUtc="2024-03-29T18:16:00Z"/>
          <w:rFonts w:ascii="Arial" w:hAnsi="Arial" w:cs="Arial"/>
        </w:rPr>
      </w:pPr>
      <w:ins w:id="91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DB_PASSWORD</w:t>
        </w:r>
        <w:r w:rsidRPr="00B73EEA">
          <w:rPr>
            <w:rFonts w:ascii="Arial" w:hAnsi="Arial" w:cs="Arial"/>
          </w:rPr>
          <w:t xml:space="preserve"> = "HewSawchemi90@</w:t>
        </w:r>
        <w:proofErr w:type="gramStart"/>
        <w:r w:rsidRPr="00B73EEA">
          <w:rPr>
            <w:rFonts w:ascii="Arial" w:hAnsi="Arial" w:cs="Arial"/>
          </w:rPr>
          <w:t>";</w:t>
        </w:r>
        <w:proofErr w:type="gramEnd"/>
        <w:r w:rsidRPr="00B73EEA">
          <w:rPr>
            <w:rFonts w:ascii="Arial" w:hAnsi="Arial" w:cs="Arial"/>
          </w:rPr>
          <w:t xml:space="preserve"> </w:t>
        </w:r>
      </w:ins>
    </w:p>
    <w:p w14:paraId="3C49F270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18" w:author="Lebogang Ndlovu" w:date="2024-03-29T20:16:00Z" w16du:dateUtc="2024-03-29T18:16:00Z"/>
          <w:rFonts w:ascii="Arial" w:hAnsi="Arial" w:cs="Arial"/>
        </w:rPr>
      </w:pPr>
    </w:p>
    <w:p w14:paraId="7BE68C73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19" w:author="Lebogang Ndlovu" w:date="2024-03-29T20:16:00Z" w16du:dateUtc="2024-03-29T18:16:00Z"/>
          <w:rFonts w:ascii="Arial" w:hAnsi="Arial" w:cs="Arial"/>
        </w:rPr>
      </w:pPr>
      <w:ins w:id="920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User </w:t>
        </w:r>
        <w:proofErr w:type="gramStart"/>
        <w:r w:rsidRPr="00B73EEA">
          <w:rPr>
            <w:rFonts w:ascii="Arial" w:hAnsi="Arial" w:cs="Arial"/>
          </w:rPr>
          <w:t>authenticate(</w:t>
        </w:r>
        <w:proofErr w:type="gramEnd"/>
        <w:r w:rsidRPr="00B73EEA">
          <w:rPr>
            <w:rFonts w:ascii="Arial" w:hAnsi="Arial" w:cs="Arial"/>
          </w:rPr>
          <w:t xml:space="preserve">User user)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InvalidCredentialsException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56A708D8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21" w:author="Lebogang Ndlovu" w:date="2024-03-29T20:16:00Z" w16du:dateUtc="2024-03-29T18:16:00Z"/>
          <w:rFonts w:ascii="Arial" w:hAnsi="Arial" w:cs="Arial"/>
        </w:rPr>
      </w:pPr>
      <w:ins w:id="922" w:author="Lebogang Ndlovu" w:date="2024-03-29T20:16:00Z" w16du:dateUtc="2024-03-29T18:16:00Z">
        <w:r w:rsidRPr="00B73EEA">
          <w:rPr>
            <w:rFonts w:ascii="Arial" w:hAnsi="Arial" w:cs="Arial"/>
          </w:rPr>
          <w:lastRenderedPageBreak/>
          <w:tab/>
          <w:t xml:space="preserve">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(user == </w:t>
        </w:r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) {</w:t>
        </w:r>
      </w:ins>
    </w:p>
    <w:p w14:paraId="610B240D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23" w:author="Lebogang Ndlovu" w:date="2024-03-29T20:16:00Z" w16du:dateUtc="2024-03-29T18:16:00Z"/>
          <w:rFonts w:ascii="Arial" w:hAnsi="Arial" w:cs="Arial"/>
        </w:rPr>
      </w:pPr>
      <w:ins w:id="924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InvalidCredentialsException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"User object is null.");</w:t>
        </w:r>
      </w:ins>
    </w:p>
    <w:p w14:paraId="037301E9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25" w:author="Lebogang Ndlovu" w:date="2024-03-29T20:16:00Z" w16du:dateUtc="2024-03-29T18:16:00Z"/>
          <w:rFonts w:ascii="Arial" w:hAnsi="Arial" w:cs="Arial"/>
        </w:rPr>
      </w:pPr>
      <w:ins w:id="926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}</w:t>
        </w:r>
      </w:ins>
    </w:p>
    <w:p w14:paraId="6E1CEC6F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27" w:author="Lebogang Ndlovu" w:date="2024-03-29T20:16:00Z" w16du:dateUtc="2024-03-29T18:16:00Z"/>
          <w:rFonts w:ascii="Arial" w:hAnsi="Arial" w:cs="Arial"/>
        </w:rPr>
      </w:pPr>
    </w:p>
    <w:p w14:paraId="66A73F48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28" w:author="Lebogang Ndlovu" w:date="2024-03-29T20:16:00Z" w16du:dateUtc="2024-03-29T18:16:00Z"/>
          <w:rFonts w:ascii="Arial" w:hAnsi="Arial" w:cs="Arial"/>
        </w:rPr>
      </w:pPr>
      <w:ins w:id="92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r w:rsidRPr="00B73EEA">
          <w:rPr>
            <w:rFonts w:ascii="Arial" w:hAnsi="Arial" w:cs="Arial"/>
            <w:b/>
            <w:bCs/>
          </w:rPr>
          <w:t>try</w:t>
        </w:r>
        <w:r w:rsidRPr="00B73EEA">
          <w:rPr>
            <w:rFonts w:ascii="Arial" w:hAnsi="Arial" w:cs="Arial"/>
          </w:rPr>
          <w:t xml:space="preserve"> (Connection </w:t>
        </w:r>
        <w:proofErr w:type="spellStart"/>
        <w:r w:rsidRPr="00B73EEA">
          <w:rPr>
            <w:rFonts w:ascii="Arial" w:hAnsi="Arial" w:cs="Arial"/>
          </w:rPr>
          <w:t>connection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DriverManager.</w:t>
        </w:r>
        <w:r w:rsidRPr="00B73EEA">
          <w:rPr>
            <w:rFonts w:ascii="Arial" w:hAnsi="Arial" w:cs="Arial"/>
            <w:i/>
            <w:iCs/>
          </w:rPr>
          <w:t>getConnection</w:t>
        </w:r>
        <w:proofErr w:type="spellEnd"/>
        <w:r w:rsidRPr="00B73EEA">
          <w:rPr>
            <w:rFonts w:ascii="Arial" w:hAnsi="Arial" w:cs="Arial"/>
          </w:rPr>
          <w:t>(</w:t>
        </w:r>
        <w:r w:rsidRPr="00B73EEA">
          <w:rPr>
            <w:rFonts w:ascii="Arial" w:hAnsi="Arial" w:cs="Arial"/>
            <w:b/>
            <w:bCs/>
            <w:i/>
            <w:iCs/>
          </w:rPr>
          <w:t>DB_URL</w:t>
        </w:r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  <w:i/>
            <w:iCs/>
          </w:rPr>
          <w:t>DB_USER</w:t>
        </w:r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  <w:i/>
            <w:iCs/>
          </w:rPr>
          <w:t>DB_PASSWORD</w:t>
        </w:r>
        <w:r w:rsidRPr="00B73EEA">
          <w:rPr>
            <w:rFonts w:ascii="Arial" w:hAnsi="Arial" w:cs="Arial"/>
          </w:rPr>
          <w:t>)) {</w:t>
        </w:r>
      </w:ins>
    </w:p>
    <w:p w14:paraId="393388CB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30" w:author="Lebogang Ndlovu" w:date="2024-03-29T20:16:00Z" w16du:dateUtc="2024-03-29T18:16:00Z"/>
          <w:rFonts w:ascii="Arial" w:hAnsi="Arial" w:cs="Arial"/>
        </w:rPr>
      </w:pPr>
      <w:ins w:id="93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proofErr w:type="spellStart"/>
        <w:r w:rsidRPr="00B73EEA">
          <w:rPr>
            <w:rFonts w:ascii="Arial" w:hAnsi="Arial" w:cs="Arial"/>
          </w:rPr>
          <w:t>PreparedStatement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ps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</w:rPr>
          <w:t>connection.prepareStatement</w:t>
        </w:r>
        <w:proofErr w:type="spellEnd"/>
        <w:proofErr w:type="gramEnd"/>
        <w:r w:rsidRPr="00B73EEA">
          <w:rPr>
            <w:rFonts w:ascii="Arial" w:hAnsi="Arial" w:cs="Arial"/>
          </w:rPr>
          <w:t xml:space="preserve">("SELECT * FROM user WHERE username = ? AND password </w:t>
        </w:r>
        <w:proofErr w:type="gramStart"/>
        <w:r w:rsidRPr="00B73EEA">
          <w:rPr>
            <w:rFonts w:ascii="Arial" w:hAnsi="Arial" w:cs="Arial"/>
          </w:rPr>
          <w:t>= ?</w:t>
        </w:r>
        <w:proofErr w:type="gramEnd"/>
        <w:r w:rsidRPr="00B73EEA">
          <w:rPr>
            <w:rFonts w:ascii="Arial" w:hAnsi="Arial" w:cs="Arial"/>
          </w:rPr>
          <w:t>");</w:t>
        </w:r>
      </w:ins>
    </w:p>
    <w:p w14:paraId="0913B335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32" w:author="Lebogang Ndlovu" w:date="2024-03-29T20:16:00Z" w16du:dateUtc="2024-03-29T18:16:00Z"/>
          <w:rFonts w:ascii="Arial" w:hAnsi="Arial" w:cs="Arial"/>
        </w:rPr>
      </w:pPr>
      <w:ins w:id="93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</w:rPr>
          <w:t>ps.setString</w:t>
        </w:r>
        <w:proofErr w:type="spellEnd"/>
        <w:proofErr w:type="gramEnd"/>
        <w:r w:rsidRPr="00B73EEA">
          <w:rPr>
            <w:rFonts w:ascii="Arial" w:hAnsi="Arial" w:cs="Arial"/>
          </w:rPr>
          <w:t xml:space="preserve">(1, </w:t>
        </w:r>
        <w:proofErr w:type="spellStart"/>
        <w:r w:rsidRPr="00B73EEA">
          <w:rPr>
            <w:rFonts w:ascii="Arial" w:hAnsi="Arial" w:cs="Arial"/>
          </w:rPr>
          <w:t>user.getUsername</w:t>
        </w:r>
        <w:proofErr w:type="spellEnd"/>
        <w:r w:rsidRPr="00B73EEA">
          <w:rPr>
            <w:rFonts w:ascii="Arial" w:hAnsi="Arial" w:cs="Arial"/>
          </w:rPr>
          <w:t>());</w:t>
        </w:r>
      </w:ins>
    </w:p>
    <w:p w14:paraId="53CEBB77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34" w:author="Lebogang Ndlovu" w:date="2024-03-29T20:16:00Z" w16du:dateUtc="2024-03-29T18:16:00Z"/>
          <w:rFonts w:ascii="Arial" w:hAnsi="Arial" w:cs="Arial"/>
        </w:rPr>
      </w:pPr>
      <w:ins w:id="935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</w:rPr>
          <w:t>ps.setString</w:t>
        </w:r>
        <w:proofErr w:type="spellEnd"/>
        <w:proofErr w:type="gramEnd"/>
        <w:r w:rsidRPr="00B73EEA">
          <w:rPr>
            <w:rFonts w:ascii="Arial" w:hAnsi="Arial" w:cs="Arial"/>
          </w:rPr>
          <w:t xml:space="preserve">(2, </w:t>
        </w:r>
        <w:proofErr w:type="spellStart"/>
        <w:r w:rsidRPr="00B73EEA">
          <w:rPr>
            <w:rFonts w:ascii="Arial" w:hAnsi="Arial" w:cs="Arial"/>
          </w:rPr>
          <w:t>user.getPassword</w:t>
        </w:r>
        <w:proofErr w:type="spellEnd"/>
        <w:r w:rsidRPr="00B73EEA">
          <w:rPr>
            <w:rFonts w:ascii="Arial" w:hAnsi="Arial" w:cs="Arial"/>
          </w:rPr>
          <w:t>());</w:t>
        </w:r>
      </w:ins>
    </w:p>
    <w:p w14:paraId="3CFA9B73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36" w:author="Lebogang Ndlovu" w:date="2024-03-29T20:16:00Z" w16du:dateUtc="2024-03-29T18:16:00Z"/>
          <w:rFonts w:ascii="Arial" w:hAnsi="Arial" w:cs="Arial"/>
        </w:rPr>
      </w:pPr>
    </w:p>
    <w:p w14:paraId="752A4EBC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37" w:author="Lebogang Ndlovu" w:date="2024-03-29T20:16:00Z" w16du:dateUtc="2024-03-29T18:16:00Z"/>
          <w:rFonts w:ascii="Arial" w:hAnsi="Arial" w:cs="Arial"/>
        </w:rPr>
      </w:pPr>
      <w:ins w:id="938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proofErr w:type="spellStart"/>
        <w:r w:rsidRPr="00B73EEA">
          <w:rPr>
            <w:rFonts w:ascii="Arial" w:hAnsi="Arial" w:cs="Arial"/>
          </w:rPr>
          <w:t>ResultSet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rs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</w:rPr>
          <w:t>ps.executeQuery</w:t>
        </w:r>
        <w:proofErr w:type="spellEnd"/>
        <w:proofErr w:type="gramEnd"/>
        <w:r w:rsidRPr="00B73EEA">
          <w:rPr>
            <w:rFonts w:ascii="Arial" w:hAnsi="Arial" w:cs="Arial"/>
          </w:rPr>
          <w:t>();</w:t>
        </w:r>
      </w:ins>
    </w:p>
    <w:p w14:paraId="731B78D5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39" w:author="Lebogang Ndlovu" w:date="2024-03-29T20:16:00Z" w16du:dateUtc="2024-03-29T18:16:00Z"/>
          <w:rFonts w:ascii="Arial" w:hAnsi="Arial" w:cs="Arial"/>
        </w:rPr>
      </w:pPr>
    </w:p>
    <w:p w14:paraId="7FF76B00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40" w:author="Lebogang Ndlovu" w:date="2024-03-29T20:16:00Z" w16du:dateUtc="2024-03-29T18:16:00Z"/>
          <w:rFonts w:ascii="Arial" w:hAnsi="Arial" w:cs="Arial"/>
        </w:rPr>
      </w:pPr>
      <w:ins w:id="94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</w:t>
        </w:r>
        <w:proofErr w:type="spellStart"/>
        <w:proofErr w:type="gramStart"/>
        <w:r w:rsidRPr="00B73EEA">
          <w:rPr>
            <w:rFonts w:ascii="Arial" w:hAnsi="Arial" w:cs="Arial"/>
          </w:rPr>
          <w:t>rs.next</w:t>
        </w:r>
        <w:proofErr w:type="spellEnd"/>
        <w:proofErr w:type="gramEnd"/>
        <w:r w:rsidRPr="00B73EEA">
          <w:rPr>
            <w:rFonts w:ascii="Arial" w:hAnsi="Arial" w:cs="Arial"/>
          </w:rPr>
          <w:t>()) {</w:t>
        </w:r>
      </w:ins>
    </w:p>
    <w:p w14:paraId="51D0E74B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42" w:author="Lebogang Ndlovu" w:date="2024-03-29T20:16:00Z" w16du:dateUtc="2024-03-29T18:16:00Z"/>
          <w:rFonts w:ascii="Arial" w:hAnsi="Arial" w:cs="Arial"/>
        </w:rPr>
      </w:pPr>
      <w:ins w:id="94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    // Create a </w:t>
        </w:r>
        <w:proofErr w:type="gramStart"/>
        <w:r w:rsidRPr="00B73EEA">
          <w:rPr>
            <w:rFonts w:ascii="Arial" w:hAnsi="Arial" w:cs="Arial"/>
          </w:rPr>
          <w:t>User</w:t>
        </w:r>
        <w:proofErr w:type="gramEnd"/>
        <w:r w:rsidRPr="00B73EEA">
          <w:rPr>
            <w:rFonts w:ascii="Arial" w:hAnsi="Arial" w:cs="Arial"/>
          </w:rPr>
          <w:t xml:space="preserve"> object with data from the result set</w:t>
        </w:r>
      </w:ins>
    </w:p>
    <w:p w14:paraId="564611AB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44" w:author="Lebogang Ndlovu" w:date="2024-03-29T20:16:00Z" w16du:dateUtc="2024-03-29T18:16:00Z"/>
          <w:rFonts w:ascii="Arial" w:hAnsi="Arial" w:cs="Arial"/>
        </w:rPr>
      </w:pPr>
      <w:ins w:id="945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    User </w:t>
        </w:r>
        <w:proofErr w:type="spellStart"/>
        <w:r w:rsidRPr="00B73EEA">
          <w:rPr>
            <w:rFonts w:ascii="Arial" w:hAnsi="Arial" w:cs="Arial"/>
          </w:rPr>
          <w:t>authenticatedUser</w:t>
        </w:r>
        <w:proofErr w:type="spellEnd"/>
        <w:r w:rsidRPr="00B73EEA">
          <w:rPr>
            <w:rFonts w:ascii="Arial" w:hAnsi="Arial" w:cs="Arial"/>
          </w:rPr>
          <w:t xml:space="preserve"> =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User(</w:t>
        </w:r>
        <w:proofErr w:type="gramEnd"/>
        <w:r w:rsidRPr="00B73EEA">
          <w:rPr>
            <w:rFonts w:ascii="Arial" w:hAnsi="Arial" w:cs="Arial"/>
          </w:rPr>
          <w:t>);  // Replace with logic to extract user data</w:t>
        </w:r>
      </w:ins>
    </w:p>
    <w:p w14:paraId="5920BCC3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46" w:author="Lebogang Ndlovu" w:date="2024-03-29T20:16:00Z" w16du:dateUtc="2024-03-29T18:16:00Z"/>
          <w:rFonts w:ascii="Arial" w:hAnsi="Arial" w:cs="Arial"/>
        </w:rPr>
      </w:pPr>
      <w:ins w:id="94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authenticatedUser</w:t>
        </w:r>
        <w:proofErr w:type="spellEnd"/>
        <w:r w:rsidRPr="00B73EEA">
          <w:rPr>
            <w:rFonts w:ascii="Arial" w:hAnsi="Arial" w:cs="Arial"/>
          </w:rPr>
          <w:t>;</w:t>
        </w:r>
        <w:proofErr w:type="gramEnd"/>
      </w:ins>
    </w:p>
    <w:p w14:paraId="57F67767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48" w:author="Lebogang Ndlovu" w:date="2024-03-29T20:16:00Z" w16du:dateUtc="2024-03-29T18:16:00Z"/>
          <w:rFonts w:ascii="Arial" w:hAnsi="Arial" w:cs="Arial"/>
        </w:rPr>
      </w:pPr>
      <w:ins w:id="94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} </w:t>
        </w:r>
        <w:r w:rsidRPr="00B73EEA">
          <w:rPr>
            <w:rFonts w:ascii="Arial" w:hAnsi="Arial" w:cs="Arial"/>
            <w:b/>
            <w:bCs/>
          </w:rPr>
          <w:t>else</w:t>
        </w:r>
        <w:r w:rsidRPr="00B73EEA">
          <w:rPr>
            <w:rFonts w:ascii="Arial" w:hAnsi="Arial" w:cs="Arial"/>
          </w:rPr>
          <w:t xml:space="preserve"> {</w:t>
        </w:r>
      </w:ins>
    </w:p>
    <w:p w14:paraId="254FA035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50" w:author="Lebogang Ndlovu" w:date="2024-03-29T20:16:00Z" w16du:dateUtc="2024-03-29T18:16:00Z"/>
          <w:rFonts w:ascii="Arial" w:hAnsi="Arial" w:cs="Arial"/>
        </w:rPr>
      </w:pPr>
      <w:ins w:id="95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InvalidCredentialsException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"Authentication failed");</w:t>
        </w:r>
      </w:ins>
    </w:p>
    <w:p w14:paraId="7AC1D968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52" w:author="Lebogang Ndlovu" w:date="2024-03-29T20:16:00Z" w16du:dateUtc="2024-03-29T18:16:00Z"/>
          <w:rFonts w:ascii="Arial" w:hAnsi="Arial" w:cs="Arial"/>
        </w:rPr>
      </w:pPr>
      <w:ins w:id="95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}</w:t>
        </w:r>
      </w:ins>
    </w:p>
    <w:p w14:paraId="79BE67E9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54" w:author="Lebogang Ndlovu" w:date="2024-03-29T20:16:00Z" w16du:dateUtc="2024-03-29T18:16:00Z"/>
          <w:rFonts w:ascii="Arial" w:hAnsi="Arial" w:cs="Arial"/>
        </w:rPr>
      </w:pPr>
    </w:p>
    <w:p w14:paraId="18A53CAC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55" w:author="Lebogang Ndlovu" w:date="2024-03-29T20:16:00Z" w16du:dateUtc="2024-03-29T18:16:00Z"/>
          <w:rFonts w:ascii="Arial" w:hAnsi="Arial" w:cs="Arial"/>
        </w:rPr>
      </w:pPr>
      <w:ins w:id="956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} </w:t>
        </w:r>
        <w:r w:rsidRPr="00B73EEA">
          <w:rPr>
            <w:rFonts w:ascii="Arial" w:hAnsi="Arial" w:cs="Arial"/>
            <w:b/>
            <w:bCs/>
          </w:rPr>
          <w:t>catch</w:t>
        </w:r>
        <w:r w:rsidRPr="00B73EEA">
          <w:rPr>
            <w:rFonts w:ascii="Arial" w:hAnsi="Arial" w:cs="Arial"/>
          </w:rPr>
          <w:t xml:space="preserve"> (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e) {</w:t>
        </w:r>
      </w:ins>
    </w:p>
    <w:p w14:paraId="16156309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57" w:author="Lebogang Ndlovu" w:date="2024-03-29T20:16:00Z" w16du:dateUtc="2024-03-29T18:16:00Z"/>
          <w:rFonts w:ascii="Arial" w:hAnsi="Arial" w:cs="Arial"/>
        </w:rPr>
      </w:pPr>
      <w:ins w:id="958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InvalidCredentialsException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"Authentication failed.", e);</w:t>
        </w:r>
      </w:ins>
    </w:p>
    <w:p w14:paraId="4D850DDC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59" w:author="Lebogang Ndlovu" w:date="2024-03-29T20:16:00Z" w16du:dateUtc="2024-03-29T18:16:00Z"/>
          <w:rFonts w:ascii="Arial" w:hAnsi="Arial" w:cs="Arial"/>
        </w:rPr>
      </w:pPr>
      <w:ins w:id="960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}</w:t>
        </w:r>
      </w:ins>
    </w:p>
    <w:p w14:paraId="0471969B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61" w:author="Lebogang Ndlovu" w:date="2024-03-29T20:16:00Z" w16du:dateUtc="2024-03-29T18:16:00Z"/>
          <w:rFonts w:ascii="Arial" w:hAnsi="Arial" w:cs="Arial"/>
        </w:rPr>
      </w:pPr>
      <w:ins w:id="962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}</w:t>
        </w:r>
      </w:ins>
    </w:p>
    <w:p w14:paraId="14AB5815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63" w:author="Lebogang Ndlovu" w:date="2024-03-29T20:16:00Z" w16du:dateUtc="2024-03-29T18:16:00Z"/>
          <w:rFonts w:ascii="Arial" w:hAnsi="Arial" w:cs="Arial"/>
        </w:rPr>
      </w:pPr>
    </w:p>
    <w:p w14:paraId="0C5ED1B5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64" w:author="Lebogang Ndlovu" w:date="2024-03-29T20:16:00Z" w16du:dateUtc="2024-03-29T18:16:00Z"/>
          <w:rFonts w:ascii="Arial" w:hAnsi="Arial" w:cs="Arial"/>
        </w:rPr>
      </w:pPr>
    </w:p>
    <w:p w14:paraId="2C9FC973" w14:textId="77777777" w:rsidR="00E6056B" w:rsidRPr="00B73EEA" w:rsidRDefault="00E6056B" w:rsidP="00E6056B">
      <w:pPr>
        <w:pStyle w:val="NormalWeb"/>
        <w:shd w:val="clear" w:color="auto" w:fill="FFFFFF"/>
        <w:spacing w:before="0" w:beforeAutospacing="0" w:after="0" w:afterAutospacing="0"/>
        <w:rPr>
          <w:ins w:id="965" w:author="Lebogang Ndlovu" w:date="2024-03-29T20:16:00Z" w16du:dateUtc="2024-03-29T18:16:00Z"/>
          <w:rFonts w:ascii="Arial" w:hAnsi="Arial" w:cs="Arial"/>
        </w:rPr>
      </w:pPr>
      <w:ins w:id="966" w:author="Lebogang Ndlovu" w:date="2024-03-29T20:16:00Z" w16du:dateUtc="2024-03-29T18:16:00Z">
        <w:r w:rsidRPr="00B73EEA">
          <w:rPr>
            <w:rFonts w:ascii="Arial" w:hAnsi="Arial" w:cs="Arial"/>
          </w:rPr>
          <w:t>}</w:t>
        </w:r>
      </w:ins>
    </w:p>
    <w:p w14:paraId="2FADB2DE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67" w:author="Lebogang Ndlovu" w:date="2024-03-29T20:16:00Z" w16du:dateUtc="2024-03-29T18:16:00Z"/>
          <w:rFonts w:ascii="Arial" w:hAnsi="Arial" w:cs="Arial"/>
        </w:rPr>
      </w:pPr>
      <w:ins w:id="968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package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35B3B99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69" w:author="Lebogang Ndlovu" w:date="2024-03-29T20:16:00Z" w16du:dateUtc="2024-03-29T18:16:00Z"/>
          <w:rFonts w:ascii="Arial" w:hAnsi="Arial" w:cs="Arial"/>
        </w:rPr>
      </w:pPr>
      <w:ins w:id="970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  <w:u w:val="single"/>
          </w:rPr>
          <w:t>java.security</w:t>
        </w:r>
        <w:proofErr w:type="gramEnd"/>
        <w:r w:rsidRPr="00B73EEA">
          <w:rPr>
            <w:rFonts w:ascii="Arial" w:hAnsi="Arial" w:cs="Arial"/>
            <w:u w:val="single"/>
          </w:rPr>
          <w:t>.MessageDigest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4AE32ED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71" w:author="Lebogang Ndlovu" w:date="2024-03-29T20:16:00Z" w16du:dateUtc="2024-03-29T18:16:00Z"/>
          <w:rFonts w:ascii="Arial" w:hAnsi="Arial" w:cs="Arial"/>
        </w:rPr>
      </w:pPr>
      <w:ins w:id="972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  <w:u w:val="single"/>
          </w:rPr>
          <w:t>java.sql</w:t>
        </w:r>
        <w:proofErr w:type="spellEnd"/>
        <w:r w:rsidRPr="00B73EEA">
          <w:rPr>
            <w:rFonts w:ascii="Arial" w:hAnsi="Arial" w:cs="Arial"/>
          </w:rPr>
          <w:t>.*</w:t>
        </w:r>
        <w:proofErr w:type="gramEnd"/>
        <w:r w:rsidRPr="00B73EEA">
          <w:rPr>
            <w:rFonts w:ascii="Arial" w:hAnsi="Arial" w:cs="Arial"/>
          </w:rPr>
          <w:t>;</w:t>
        </w:r>
      </w:ins>
    </w:p>
    <w:p w14:paraId="0887EFC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73" w:author="Lebogang Ndlovu" w:date="2024-03-29T20:16:00Z" w16du:dateUtc="2024-03-29T18:16:00Z"/>
          <w:rFonts w:ascii="Arial" w:hAnsi="Arial" w:cs="Arial"/>
        </w:rPr>
      </w:pPr>
      <w:ins w:id="974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java.sql.Connection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620675B0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75" w:author="Lebogang Ndlovu" w:date="2024-03-29T20:16:00Z" w16du:dateUtc="2024-03-29T18:16:00Z"/>
          <w:rFonts w:ascii="Arial" w:hAnsi="Arial" w:cs="Arial"/>
        </w:rPr>
      </w:pPr>
      <w:ins w:id="976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java.sql.DriverManager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2CDDDD52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77" w:author="Lebogang Ndlovu" w:date="2024-03-29T20:16:00Z" w16du:dateUtc="2024-03-29T18:16:00Z"/>
          <w:rFonts w:ascii="Arial" w:hAnsi="Arial" w:cs="Arial"/>
        </w:rPr>
      </w:pPr>
      <w:ins w:id="978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java.sql.PreparedStatement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56805A5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79" w:author="Lebogang Ndlovu" w:date="2024-03-29T20:16:00Z" w16du:dateUtc="2024-03-29T18:16:00Z"/>
          <w:rFonts w:ascii="Arial" w:hAnsi="Arial" w:cs="Arial"/>
        </w:rPr>
      </w:pPr>
      <w:ins w:id="980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java.sql.SQLException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1516CDB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81" w:author="Lebogang Ndlovu" w:date="2024-03-29T20:16:00Z" w16du:dateUtc="2024-03-29T18:16:00Z"/>
          <w:rFonts w:ascii="Arial" w:hAnsi="Arial" w:cs="Arial"/>
        </w:rPr>
      </w:pPr>
      <w:ins w:id="982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java.sql.ResultSet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26DEC6F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83" w:author="Lebogang Ndlovu" w:date="2024-03-29T20:16:00Z" w16du:dateUtc="2024-03-29T18:16:00Z"/>
          <w:rFonts w:ascii="Arial" w:hAnsi="Arial" w:cs="Arial"/>
        </w:rPr>
      </w:pPr>
      <w:ins w:id="984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org.bouncycastle</w:t>
        </w:r>
        <w:proofErr w:type="gramEnd"/>
        <w:r w:rsidRPr="00B73EEA">
          <w:rPr>
            <w:rFonts w:ascii="Arial" w:hAnsi="Arial" w:cs="Arial"/>
          </w:rPr>
          <w:t>.crypto.generators.BCrypt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4B83B14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85" w:author="Lebogang Ndlovu" w:date="2024-03-29T20:16:00Z" w16du:dateUtc="2024-03-29T18:16:00Z"/>
          <w:rFonts w:ascii="Arial" w:hAnsi="Arial" w:cs="Arial"/>
        </w:rPr>
      </w:pPr>
    </w:p>
    <w:p w14:paraId="16347F1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86" w:author="Lebogang Ndlovu" w:date="2024-03-29T20:16:00Z" w16du:dateUtc="2024-03-29T18:16:00Z"/>
          <w:rFonts w:ascii="Arial" w:hAnsi="Arial" w:cs="Arial"/>
        </w:rPr>
      </w:pPr>
    </w:p>
    <w:p w14:paraId="76FCFCE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87" w:author="Lebogang Ndlovu" w:date="2024-03-29T20:16:00Z" w16du:dateUtc="2024-03-29T18:16:00Z"/>
          <w:rFonts w:ascii="Arial" w:hAnsi="Arial" w:cs="Arial"/>
        </w:rPr>
      </w:pPr>
      <w:ins w:id="988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UserManger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627E4E4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89" w:author="Lebogang Ndlovu" w:date="2024-03-29T20:16:00Z" w16du:dateUtc="2024-03-29T18:16:00Z"/>
          <w:rFonts w:ascii="Arial" w:hAnsi="Arial" w:cs="Arial"/>
        </w:rPr>
      </w:pPr>
    </w:p>
    <w:p w14:paraId="228DF47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90" w:author="Lebogang Ndlovu" w:date="2024-03-29T20:16:00Z" w16du:dateUtc="2024-03-29T18:16:00Z"/>
          <w:rFonts w:ascii="Arial" w:hAnsi="Arial" w:cs="Arial"/>
        </w:rPr>
      </w:pPr>
      <w:ins w:id="991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DB_URL</w:t>
        </w:r>
        <w:r w:rsidRPr="00B73EEA">
          <w:rPr>
            <w:rFonts w:ascii="Arial" w:hAnsi="Arial" w:cs="Arial"/>
          </w:rPr>
          <w:t xml:space="preserve"> = "</w:t>
        </w:r>
        <w:proofErr w:type="spellStart"/>
        <w:proofErr w:type="gramStart"/>
        <w:r w:rsidRPr="00B73EEA">
          <w:rPr>
            <w:rFonts w:ascii="Arial" w:hAnsi="Arial" w:cs="Arial"/>
          </w:rPr>
          <w:t>jdbc:mysql</w:t>
        </w:r>
        <w:proofErr w:type="spellEnd"/>
        <w:r w:rsidRPr="00B73EEA">
          <w:rPr>
            <w:rFonts w:ascii="Arial" w:hAnsi="Arial" w:cs="Arial"/>
          </w:rPr>
          <w:t>://localhost:3306/</w:t>
        </w:r>
        <w:proofErr w:type="spellStart"/>
        <w:r w:rsidRPr="00B73EEA">
          <w:rPr>
            <w:rFonts w:ascii="Arial" w:hAnsi="Arial" w:cs="Arial"/>
          </w:rPr>
          <w:t>mzanzibanksystem</w:t>
        </w:r>
        <w:proofErr w:type="spellEnd"/>
        <w:proofErr w:type="gramEnd"/>
        <w:r w:rsidRPr="00B73EEA">
          <w:rPr>
            <w:rFonts w:ascii="Arial" w:hAnsi="Arial" w:cs="Arial"/>
          </w:rPr>
          <w:t>";</w:t>
        </w:r>
      </w:ins>
    </w:p>
    <w:p w14:paraId="3AE7C6E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92" w:author="Lebogang Ndlovu" w:date="2024-03-29T20:16:00Z" w16du:dateUtc="2024-03-29T18:16:00Z"/>
          <w:rFonts w:ascii="Arial" w:hAnsi="Arial" w:cs="Arial"/>
        </w:rPr>
      </w:pPr>
      <w:ins w:id="993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DB_USER</w:t>
        </w:r>
        <w:r w:rsidRPr="00B73EEA">
          <w:rPr>
            <w:rFonts w:ascii="Arial" w:hAnsi="Arial" w:cs="Arial"/>
          </w:rPr>
          <w:t xml:space="preserve"> = "root</w:t>
        </w:r>
        <w:proofErr w:type="gramStart"/>
        <w:r w:rsidRPr="00B73EEA">
          <w:rPr>
            <w:rFonts w:ascii="Arial" w:hAnsi="Arial" w:cs="Arial"/>
          </w:rPr>
          <w:t>";</w:t>
        </w:r>
        <w:proofErr w:type="gramEnd"/>
      </w:ins>
    </w:p>
    <w:p w14:paraId="68C57D2D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94" w:author="Lebogang Ndlovu" w:date="2024-03-29T20:16:00Z" w16du:dateUtc="2024-03-29T18:16:00Z"/>
          <w:rFonts w:ascii="Arial" w:hAnsi="Arial" w:cs="Arial"/>
        </w:rPr>
      </w:pPr>
      <w:ins w:id="995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DB_PASSWORD</w:t>
        </w:r>
        <w:r w:rsidRPr="00B73EEA">
          <w:rPr>
            <w:rFonts w:ascii="Arial" w:hAnsi="Arial" w:cs="Arial"/>
          </w:rPr>
          <w:t xml:space="preserve"> = "HewSawchemi90@</w:t>
        </w:r>
        <w:proofErr w:type="gramStart"/>
        <w:r w:rsidRPr="00B73EEA">
          <w:rPr>
            <w:rFonts w:ascii="Arial" w:hAnsi="Arial" w:cs="Arial"/>
          </w:rPr>
          <w:t>";</w:t>
        </w:r>
        <w:proofErr w:type="gramEnd"/>
      </w:ins>
    </w:p>
    <w:p w14:paraId="7B602693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96" w:author="Lebogang Ndlovu" w:date="2024-03-29T20:16:00Z" w16du:dateUtc="2024-03-29T18:16:00Z"/>
          <w:rFonts w:ascii="Arial" w:hAnsi="Arial" w:cs="Arial"/>
        </w:rPr>
      </w:pPr>
    </w:p>
    <w:p w14:paraId="32B4BF9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97" w:author="Lebogang Ndlovu" w:date="2024-03-29T20:16:00Z" w16du:dateUtc="2024-03-29T18:16:00Z"/>
          <w:rFonts w:ascii="Arial" w:hAnsi="Arial" w:cs="Arial"/>
        </w:rPr>
      </w:pPr>
      <w:ins w:id="998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User </w:t>
        </w:r>
        <w:proofErr w:type="spellStart"/>
        <w:proofErr w:type="gramStart"/>
        <w:r w:rsidRPr="00B73EEA">
          <w:rPr>
            <w:rFonts w:ascii="Arial" w:hAnsi="Arial" w:cs="Arial"/>
          </w:rPr>
          <w:t>getUserByUsername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String username) {</w:t>
        </w:r>
      </w:ins>
    </w:p>
    <w:p w14:paraId="5B265313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999" w:author="Lebogang Ndlovu" w:date="2024-03-29T20:16:00Z" w16du:dateUtc="2024-03-29T18:16:00Z"/>
          <w:rFonts w:ascii="Arial" w:hAnsi="Arial" w:cs="Arial"/>
        </w:rPr>
      </w:pPr>
      <w:ins w:id="1000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try</w:t>
        </w:r>
        <w:r w:rsidRPr="00B73EEA">
          <w:rPr>
            <w:rFonts w:ascii="Arial" w:hAnsi="Arial" w:cs="Arial"/>
          </w:rPr>
          <w:t xml:space="preserve"> (Connection </w:t>
        </w:r>
        <w:proofErr w:type="spellStart"/>
        <w:r w:rsidRPr="00B73EEA">
          <w:rPr>
            <w:rFonts w:ascii="Arial" w:hAnsi="Arial" w:cs="Arial"/>
          </w:rPr>
          <w:t>connection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DriverManager.</w:t>
        </w:r>
        <w:r w:rsidRPr="00B73EEA">
          <w:rPr>
            <w:rFonts w:ascii="Arial" w:hAnsi="Arial" w:cs="Arial"/>
            <w:i/>
            <w:iCs/>
          </w:rPr>
          <w:t>getConnection</w:t>
        </w:r>
        <w:proofErr w:type="spellEnd"/>
        <w:r w:rsidRPr="00B73EEA">
          <w:rPr>
            <w:rFonts w:ascii="Arial" w:hAnsi="Arial" w:cs="Arial"/>
          </w:rPr>
          <w:t>(</w:t>
        </w:r>
        <w:r w:rsidRPr="00B73EEA">
          <w:rPr>
            <w:rFonts w:ascii="Arial" w:hAnsi="Arial" w:cs="Arial"/>
            <w:b/>
            <w:bCs/>
            <w:i/>
            <w:iCs/>
          </w:rPr>
          <w:t>DB_URL</w:t>
        </w:r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  <w:i/>
            <w:iCs/>
          </w:rPr>
          <w:t>DB_USER</w:t>
        </w:r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  <w:i/>
            <w:iCs/>
          </w:rPr>
          <w:t>DB_PASSWORD</w:t>
        </w:r>
        <w:r w:rsidRPr="00B73EEA">
          <w:rPr>
            <w:rFonts w:ascii="Arial" w:hAnsi="Arial" w:cs="Arial"/>
          </w:rPr>
          <w:t>)) {</w:t>
        </w:r>
      </w:ins>
    </w:p>
    <w:p w14:paraId="684DF69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01" w:author="Lebogang Ndlovu" w:date="2024-03-29T20:16:00Z" w16du:dateUtc="2024-03-29T18:16:00Z"/>
          <w:rFonts w:ascii="Arial" w:hAnsi="Arial" w:cs="Arial"/>
        </w:rPr>
      </w:pPr>
      <w:ins w:id="1002" w:author="Lebogang Ndlovu" w:date="2024-03-29T20:16:00Z" w16du:dateUtc="2024-03-29T18:16:00Z">
        <w:r w:rsidRPr="00B73EEA">
          <w:rPr>
            <w:rFonts w:ascii="Arial" w:hAnsi="Arial" w:cs="Arial"/>
          </w:rPr>
          <w:lastRenderedPageBreak/>
          <w:t xml:space="preserve">            </w:t>
        </w:r>
        <w:proofErr w:type="spellStart"/>
        <w:r w:rsidRPr="00B73EEA">
          <w:rPr>
            <w:rFonts w:ascii="Arial" w:hAnsi="Arial" w:cs="Arial"/>
          </w:rPr>
          <w:t>PreparedStatement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ps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</w:rPr>
          <w:t>connection.prepareStatement</w:t>
        </w:r>
        <w:proofErr w:type="spellEnd"/>
        <w:proofErr w:type="gramEnd"/>
        <w:r w:rsidRPr="00B73EEA">
          <w:rPr>
            <w:rFonts w:ascii="Arial" w:hAnsi="Arial" w:cs="Arial"/>
          </w:rPr>
          <w:t>("SELECT * FROM user WHERE username = ?");</w:t>
        </w:r>
      </w:ins>
    </w:p>
    <w:p w14:paraId="11F9CDE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03" w:author="Lebogang Ndlovu" w:date="2024-03-29T20:16:00Z" w16du:dateUtc="2024-03-29T18:16:00Z"/>
          <w:rFonts w:ascii="Arial" w:hAnsi="Arial" w:cs="Arial"/>
        </w:rPr>
      </w:pPr>
      <w:ins w:id="100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</w:rPr>
          <w:t>ps.setString</w:t>
        </w:r>
        <w:proofErr w:type="spellEnd"/>
        <w:proofErr w:type="gramEnd"/>
        <w:r w:rsidRPr="00B73EEA">
          <w:rPr>
            <w:rFonts w:ascii="Arial" w:hAnsi="Arial" w:cs="Arial"/>
          </w:rPr>
          <w:t>(1, username);</w:t>
        </w:r>
      </w:ins>
    </w:p>
    <w:p w14:paraId="375D08F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05" w:author="Lebogang Ndlovu" w:date="2024-03-29T20:16:00Z" w16du:dateUtc="2024-03-29T18:16:00Z"/>
          <w:rFonts w:ascii="Arial" w:hAnsi="Arial" w:cs="Arial"/>
        </w:rPr>
      </w:pPr>
    </w:p>
    <w:p w14:paraId="072D8A6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06" w:author="Lebogang Ndlovu" w:date="2024-03-29T20:16:00Z" w16du:dateUtc="2024-03-29T18:16:00Z"/>
          <w:rFonts w:ascii="Arial" w:hAnsi="Arial" w:cs="Arial"/>
        </w:rPr>
      </w:pPr>
      <w:ins w:id="100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proofErr w:type="spellStart"/>
        <w:r w:rsidRPr="00B73EEA">
          <w:rPr>
            <w:rFonts w:ascii="Arial" w:hAnsi="Arial" w:cs="Arial"/>
          </w:rPr>
          <w:t>ResultSet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rs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</w:rPr>
          <w:t>ps.executeQuery</w:t>
        </w:r>
        <w:proofErr w:type="spellEnd"/>
        <w:proofErr w:type="gramEnd"/>
        <w:r w:rsidRPr="00B73EEA">
          <w:rPr>
            <w:rFonts w:ascii="Arial" w:hAnsi="Arial" w:cs="Arial"/>
          </w:rPr>
          <w:t>();</w:t>
        </w:r>
      </w:ins>
    </w:p>
    <w:p w14:paraId="792269E0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08" w:author="Lebogang Ndlovu" w:date="2024-03-29T20:16:00Z" w16du:dateUtc="2024-03-29T18:16:00Z"/>
          <w:rFonts w:ascii="Arial" w:hAnsi="Arial" w:cs="Arial"/>
        </w:rPr>
      </w:pPr>
    </w:p>
    <w:p w14:paraId="3844B0E2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09" w:author="Lebogang Ndlovu" w:date="2024-03-29T20:16:00Z" w16du:dateUtc="2024-03-29T18:16:00Z"/>
          <w:rFonts w:ascii="Arial" w:hAnsi="Arial" w:cs="Arial"/>
        </w:rPr>
      </w:pPr>
      <w:ins w:id="1010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</w:t>
        </w:r>
        <w:proofErr w:type="spellStart"/>
        <w:proofErr w:type="gramStart"/>
        <w:r w:rsidRPr="00B73EEA">
          <w:rPr>
            <w:rFonts w:ascii="Arial" w:hAnsi="Arial" w:cs="Arial"/>
          </w:rPr>
          <w:t>rs.next</w:t>
        </w:r>
        <w:proofErr w:type="spellEnd"/>
        <w:proofErr w:type="gramEnd"/>
        <w:r w:rsidRPr="00B73EEA">
          <w:rPr>
            <w:rFonts w:ascii="Arial" w:hAnsi="Arial" w:cs="Arial"/>
          </w:rPr>
          <w:t>()) {</w:t>
        </w:r>
      </w:ins>
    </w:p>
    <w:p w14:paraId="3E42A75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11" w:author="Lebogang Ndlovu" w:date="2024-03-29T20:16:00Z" w16du:dateUtc="2024-03-29T18:16:00Z"/>
          <w:rFonts w:ascii="Arial" w:hAnsi="Arial" w:cs="Arial"/>
        </w:rPr>
      </w:pPr>
      <w:ins w:id="1012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User(</w:t>
        </w:r>
        <w:proofErr w:type="gramEnd"/>
        <w:r w:rsidRPr="00B73EEA">
          <w:rPr>
            <w:rFonts w:ascii="Arial" w:hAnsi="Arial" w:cs="Arial"/>
          </w:rPr>
          <w:t>);</w:t>
        </w:r>
      </w:ins>
    </w:p>
    <w:p w14:paraId="1E1A9B42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13" w:author="Lebogang Ndlovu" w:date="2024-03-29T20:16:00Z" w16du:dateUtc="2024-03-29T18:16:00Z"/>
          <w:rFonts w:ascii="Arial" w:hAnsi="Arial" w:cs="Arial"/>
        </w:rPr>
      </w:pPr>
      <w:ins w:id="101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}</w:t>
        </w:r>
      </w:ins>
    </w:p>
    <w:p w14:paraId="7DC306F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15" w:author="Lebogang Ndlovu" w:date="2024-03-29T20:16:00Z" w16du:dateUtc="2024-03-29T18:16:00Z"/>
          <w:rFonts w:ascii="Arial" w:hAnsi="Arial" w:cs="Arial"/>
        </w:rPr>
      </w:pPr>
    </w:p>
    <w:p w14:paraId="3DEF49A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16" w:author="Lebogang Ndlovu" w:date="2024-03-29T20:16:00Z" w16du:dateUtc="2024-03-29T18:16:00Z"/>
          <w:rFonts w:ascii="Arial" w:hAnsi="Arial" w:cs="Arial"/>
        </w:rPr>
      </w:pPr>
      <w:ins w:id="101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 </w:t>
        </w:r>
        <w:r w:rsidRPr="00B73EEA">
          <w:rPr>
            <w:rFonts w:ascii="Arial" w:hAnsi="Arial" w:cs="Arial"/>
            <w:b/>
            <w:bCs/>
          </w:rPr>
          <w:t>catch</w:t>
        </w:r>
        <w:r w:rsidRPr="00B73EEA">
          <w:rPr>
            <w:rFonts w:ascii="Arial" w:hAnsi="Arial" w:cs="Arial"/>
          </w:rPr>
          <w:t xml:space="preserve"> (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e) {</w:t>
        </w:r>
      </w:ins>
    </w:p>
    <w:p w14:paraId="1FEAA68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18" w:author="Lebogang Ndlovu" w:date="2024-03-29T20:16:00Z" w16du:dateUtc="2024-03-29T18:16:00Z"/>
          <w:rFonts w:ascii="Arial" w:hAnsi="Arial" w:cs="Arial"/>
        </w:rPr>
      </w:pPr>
      <w:ins w:id="1019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</w:rPr>
          <w:t>e.printStackTrace</w:t>
        </w:r>
        <w:proofErr w:type="spellEnd"/>
        <w:proofErr w:type="gramEnd"/>
        <w:r w:rsidRPr="00B73EEA">
          <w:rPr>
            <w:rFonts w:ascii="Arial" w:hAnsi="Arial" w:cs="Arial"/>
          </w:rPr>
          <w:t>();</w:t>
        </w:r>
      </w:ins>
    </w:p>
    <w:p w14:paraId="080253D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20" w:author="Lebogang Ndlovu" w:date="2024-03-29T20:16:00Z" w16du:dateUtc="2024-03-29T18:16:00Z"/>
          <w:rFonts w:ascii="Arial" w:hAnsi="Arial" w:cs="Arial"/>
        </w:rPr>
      </w:pPr>
      <w:ins w:id="102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5C583D8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22" w:author="Lebogang Ndlovu" w:date="2024-03-29T20:16:00Z" w16du:dateUtc="2024-03-29T18:16:00Z"/>
          <w:rFonts w:ascii="Arial" w:hAnsi="Arial" w:cs="Arial"/>
        </w:rPr>
      </w:pPr>
    </w:p>
    <w:p w14:paraId="403DEBC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23" w:author="Lebogang Ndlovu" w:date="2024-03-29T20:16:00Z" w16du:dateUtc="2024-03-29T18:16:00Z"/>
          <w:rFonts w:ascii="Arial" w:hAnsi="Arial" w:cs="Arial"/>
        </w:rPr>
      </w:pPr>
      <w:ins w:id="102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228B8C9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25" w:author="Lebogang Ndlovu" w:date="2024-03-29T20:16:00Z" w16du:dateUtc="2024-03-29T18:16:00Z"/>
          <w:rFonts w:ascii="Arial" w:hAnsi="Arial" w:cs="Arial"/>
        </w:rPr>
      </w:pPr>
      <w:ins w:id="1026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5E9E098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27" w:author="Lebogang Ndlovu" w:date="2024-03-29T20:16:00Z" w16du:dateUtc="2024-03-29T18:16:00Z"/>
          <w:rFonts w:ascii="Arial" w:hAnsi="Arial" w:cs="Arial"/>
        </w:rPr>
      </w:pPr>
    </w:p>
    <w:p w14:paraId="6FE127A2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28" w:author="Lebogang Ndlovu" w:date="2024-03-29T20:16:00Z" w16du:dateUtc="2024-03-29T18:16:00Z"/>
          <w:rFonts w:ascii="Arial" w:hAnsi="Arial" w:cs="Arial"/>
        </w:rPr>
      </w:pPr>
      <w:ins w:id="1029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User </w:t>
        </w:r>
        <w:proofErr w:type="gramStart"/>
        <w:r w:rsidRPr="00B73EEA">
          <w:rPr>
            <w:rFonts w:ascii="Arial" w:hAnsi="Arial" w:cs="Arial"/>
          </w:rPr>
          <w:t>login(</w:t>
        </w:r>
        <w:proofErr w:type="gramEnd"/>
        <w:r w:rsidRPr="00B73EEA">
          <w:rPr>
            <w:rFonts w:ascii="Arial" w:hAnsi="Arial" w:cs="Arial"/>
          </w:rPr>
          <w:t xml:space="preserve">String username, String password)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InvalidCredentialsException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2BBA61A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30" w:author="Lebogang Ndlovu" w:date="2024-03-29T20:16:00Z" w16du:dateUtc="2024-03-29T18:16:00Z"/>
          <w:rFonts w:ascii="Arial" w:hAnsi="Arial" w:cs="Arial"/>
        </w:rPr>
      </w:pPr>
      <w:ins w:id="103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User </w:t>
        </w:r>
        <w:proofErr w:type="spellStart"/>
        <w:r w:rsidRPr="00B73EEA">
          <w:rPr>
            <w:rFonts w:ascii="Arial" w:hAnsi="Arial" w:cs="Arial"/>
          </w:rPr>
          <w:t>user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getUserByUsername</w:t>
        </w:r>
        <w:proofErr w:type="spellEnd"/>
        <w:r w:rsidRPr="00B73EEA">
          <w:rPr>
            <w:rFonts w:ascii="Arial" w:hAnsi="Arial" w:cs="Arial"/>
          </w:rPr>
          <w:t>(username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2840D11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32" w:author="Lebogang Ndlovu" w:date="2024-03-29T20:16:00Z" w16du:dateUtc="2024-03-29T18:16:00Z"/>
          <w:rFonts w:ascii="Arial" w:hAnsi="Arial" w:cs="Arial"/>
        </w:rPr>
      </w:pPr>
    </w:p>
    <w:p w14:paraId="59A1D9C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33" w:author="Lebogang Ndlovu" w:date="2024-03-29T20:16:00Z" w16du:dateUtc="2024-03-29T18:16:00Z"/>
          <w:rFonts w:ascii="Arial" w:hAnsi="Arial" w:cs="Arial"/>
        </w:rPr>
      </w:pPr>
      <w:ins w:id="103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(user == </w:t>
        </w:r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) {</w:t>
        </w:r>
      </w:ins>
    </w:p>
    <w:p w14:paraId="312DC97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35" w:author="Lebogang Ndlovu" w:date="2024-03-29T20:16:00Z" w16du:dateUtc="2024-03-29T18:16:00Z"/>
          <w:rFonts w:ascii="Arial" w:hAnsi="Arial" w:cs="Arial"/>
        </w:rPr>
      </w:pPr>
      <w:ins w:id="1036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InvalidCredentialsException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"Invalid credentials");</w:t>
        </w:r>
      </w:ins>
    </w:p>
    <w:p w14:paraId="4496D05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37" w:author="Lebogang Ndlovu" w:date="2024-03-29T20:16:00Z" w16du:dateUtc="2024-03-29T18:16:00Z"/>
          <w:rFonts w:ascii="Arial" w:hAnsi="Arial" w:cs="Arial"/>
        </w:rPr>
      </w:pPr>
      <w:ins w:id="1038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68C2977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39" w:author="Lebogang Ndlovu" w:date="2024-03-29T20:16:00Z" w16du:dateUtc="2024-03-29T18:16:00Z"/>
          <w:rFonts w:ascii="Arial" w:hAnsi="Arial" w:cs="Arial"/>
        </w:rPr>
      </w:pPr>
    </w:p>
    <w:p w14:paraId="0C3929C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40" w:author="Lebogang Ndlovu" w:date="2024-03-29T20:16:00Z" w16du:dateUtc="2024-03-29T18:16:00Z"/>
          <w:rFonts w:ascii="Arial" w:hAnsi="Arial" w:cs="Arial"/>
        </w:rPr>
      </w:pPr>
      <w:ins w:id="104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// Check if the provided password matches the stored hash</w:t>
        </w:r>
      </w:ins>
    </w:p>
    <w:p w14:paraId="0804EC6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42" w:author="Lebogang Ndlovu" w:date="2024-03-29T20:16:00Z" w16du:dateUtc="2024-03-29T18:16:00Z"/>
          <w:rFonts w:ascii="Arial" w:hAnsi="Arial" w:cs="Arial"/>
        </w:rPr>
      </w:pPr>
      <w:ins w:id="104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(!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checkpw</w:t>
        </w:r>
        <w:proofErr w:type="spellEnd"/>
        <w:proofErr w:type="gramEnd"/>
        <w:r w:rsidRPr="00B73EEA">
          <w:rPr>
            <w:rFonts w:ascii="Arial" w:hAnsi="Arial" w:cs="Arial"/>
          </w:rPr>
          <w:t xml:space="preserve">(password, </w:t>
        </w:r>
        <w:proofErr w:type="spellStart"/>
        <w:r w:rsidRPr="00B73EEA">
          <w:rPr>
            <w:rFonts w:ascii="Arial" w:hAnsi="Arial" w:cs="Arial"/>
          </w:rPr>
          <w:t>user.getPassword</w:t>
        </w:r>
        <w:proofErr w:type="spellEnd"/>
        <w:r w:rsidRPr="00B73EEA">
          <w:rPr>
            <w:rFonts w:ascii="Arial" w:hAnsi="Arial" w:cs="Arial"/>
          </w:rPr>
          <w:t>())) {</w:t>
        </w:r>
      </w:ins>
    </w:p>
    <w:p w14:paraId="3FEDB98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44" w:author="Lebogang Ndlovu" w:date="2024-03-29T20:16:00Z" w16du:dateUtc="2024-03-29T18:16:00Z"/>
          <w:rFonts w:ascii="Arial" w:hAnsi="Arial" w:cs="Arial"/>
        </w:rPr>
      </w:pPr>
      <w:ins w:id="1045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InvalidCredentialsException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"Invalid credentials");</w:t>
        </w:r>
      </w:ins>
    </w:p>
    <w:p w14:paraId="1DF2696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46" w:author="Lebogang Ndlovu" w:date="2024-03-29T20:16:00Z" w16du:dateUtc="2024-03-29T18:16:00Z"/>
          <w:rFonts w:ascii="Arial" w:hAnsi="Arial" w:cs="Arial"/>
        </w:rPr>
      </w:pPr>
      <w:ins w:id="104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77C2383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48" w:author="Lebogang Ndlovu" w:date="2024-03-29T20:16:00Z" w16du:dateUtc="2024-03-29T18:16:00Z"/>
          <w:rFonts w:ascii="Arial" w:hAnsi="Arial" w:cs="Arial"/>
        </w:rPr>
      </w:pPr>
    </w:p>
    <w:p w14:paraId="70F428E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49" w:author="Lebogang Ndlovu" w:date="2024-03-29T20:16:00Z" w16du:dateUtc="2024-03-29T18:16:00Z"/>
          <w:rFonts w:ascii="Arial" w:hAnsi="Arial" w:cs="Arial"/>
        </w:rPr>
      </w:pPr>
      <w:ins w:id="1050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user;</w:t>
        </w:r>
        <w:proofErr w:type="gramEnd"/>
      </w:ins>
    </w:p>
    <w:p w14:paraId="61D19D99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51" w:author="Lebogang Ndlovu" w:date="2024-03-29T20:16:00Z" w16du:dateUtc="2024-03-29T18:16:00Z"/>
          <w:rFonts w:ascii="Arial" w:hAnsi="Arial" w:cs="Arial"/>
        </w:rPr>
      </w:pPr>
      <w:ins w:id="1052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4197F0A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53" w:author="Lebogang Ndlovu" w:date="2024-03-29T20:16:00Z" w16du:dateUtc="2024-03-29T18:16:00Z"/>
          <w:rFonts w:ascii="Arial" w:hAnsi="Arial" w:cs="Arial"/>
        </w:rPr>
      </w:pPr>
      <w:ins w:id="1054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generateHash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String </w:t>
        </w:r>
        <w:proofErr w:type="spell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>) {</w:t>
        </w:r>
      </w:ins>
    </w:p>
    <w:p w14:paraId="7CF7994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55" w:author="Lebogang Ndlovu" w:date="2024-03-29T20:16:00Z" w16du:dateUtc="2024-03-29T18:16:00Z"/>
          <w:rFonts w:ascii="Arial" w:hAnsi="Arial" w:cs="Arial"/>
        </w:rPr>
      </w:pPr>
      <w:ins w:id="1056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hashpw</w:t>
        </w:r>
        <w:proofErr w:type="spellEnd"/>
        <w:r w:rsidRPr="00B73EEA">
          <w:rPr>
            <w:rFonts w:ascii="Arial" w:hAnsi="Arial" w:cs="Arial"/>
          </w:rPr>
          <w:t>(</w:t>
        </w:r>
        <w:proofErr w:type="spell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gensalt</w:t>
        </w:r>
        <w:proofErr w:type="spellEnd"/>
        <w:r w:rsidRPr="00B73EEA">
          <w:rPr>
            <w:rFonts w:ascii="Arial" w:hAnsi="Arial" w:cs="Arial"/>
          </w:rPr>
          <w:t>()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41C0CAA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57" w:author="Lebogang Ndlovu" w:date="2024-03-29T20:16:00Z" w16du:dateUtc="2024-03-29T18:16:00Z"/>
          <w:rFonts w:ascii="Arial" w:hAnsi="Arial" w:cs="Arial"/>
        </w:rPr>
      </w:pPr>
      <w:ins w:id="1058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1C2B64F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59" w:author="Lebogang Ndlovu" w:date="2024-03-29T20:16:00Z" w16du:dateUtc="2024-03-29T18:16:00Z"/>
          <w:rFonts w:ascii="Arial" w:hAnsi="Arial" w:cs="Arial"/>
        </w:rPr>
      </w:pPr>
      <w:ins w:id="1060" w:author="Lebogang Ndlovu" w:date="2024-03-29T20:16:00Z" w16du:dateUtc="2024-03-29T18:16:00Z">
        <w:r w:rsidRPr="00B73EEA">
          <w:rPr>
            <w:rFonts w:ascii="Arial" w:hAnsi="Arial" w:cs="Arial"/>
          </w:rPr>
          <w:t>}</w:t>
        </w:r>
      </w:ins>
    </w:p>
    <w:p w14:paraId="4C9403C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61" w:author="Lebogang Ndlovu" w:date="2024-03-29T20:16:00Z" w16du:dateUtc="2024-03-29T18:16:00Z"/>
          <w:rFonts w:ascii="Arial" w:hAnsi="Arial" w:cs="Arial"/>
        </w:rPr>
      </w:pPr>
      <w:ins w:id="1062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package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</w:rPr>
          <w:t>;  //https://www.geeksforgeeks.org/java-database-connectivity-with-mysql/</w:t>
        </w:r>
      </w:ins>
    </w:p>
    <w:p w14:paraId="6561B1F9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63" w:author="Lebogang Ndlovu" w:date="2024-03-29T20:16:00Z" w16du:dateUtc="2024-03-29T18:16:00Z"/>
          <w:rFonts w:ascii="Arial" w:hAnsi="Arial" w:cs="Arial"/>
        </w:rPr>
      </w:pPr>
      <w:ins w:id="1064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java.sql.Connection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6FF57EA3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65" w:author="Lebogang Ndlovu" w:date="2024-03-29T20:16:00Z" w16du:dateUtc="2024-03-29T18:16:00Z"/>
          <w:rFonts w:ascii="Arial" w:hAnsi="Arial" w:cs="Arial"/>
        </w:rPr>
      </w:pPr>
      <w:ins w:id="1066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java.sql.DriverManager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3808239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67" w:author="Lebogang Ndlovu" w:date="2024-03-29T20:16:00Z" w16du:dateUtc="2024-03-29T18:16:00Z"/>
          <w:rFonts w:ascii="Arial" w:hAnsi="Arial" w:cs="Arial"/>
        </w:rPr>
      </w:pPr>
      <w:ins w:id="1068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java.sql.PreparedStatement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2B4ADCD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69" w:author="Lebogang Ndlovu" w:date="2024-03-29T20:16:00Z" w16du:dateUtc="2024-03-29T18:16:00Z"/>
          <w:rFonts w:ascii="Arial" w:hAnsi="Arial" w:cs="Arial"/>
        </w:rPr>
      </w:pPr>
      <w:ins w:id="1070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java.sql.ResultSet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7206A3F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71" w:author="Lebogang Ndlovu" w:date="2024-03-29T20:16:00Z" w16du:dateUtc="2024-03-29T18:16:00Z"/>
          <w:rFonts w:ascii="Arial" w:hAnsi="Arial" w:cs="Arial"/>
        </w:rPr>
      </w:pPr>
      <w:ins w:id="1072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import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java.sql.SQLException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03CCB9E9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73" w:author="Lebogang Ndlovu" w:date="2024-03-29T20:16:00Z" w16du:dateUtc="2024-03-29T18:16:00Z"/>
          <w:rFonts w:ascii="Arial" w:hAnsi="Arial" w:cs="Arial"/>
        </w:rPr>
      </w:pPr>
      <w:ins w:id="1074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DatabaseManager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6004D34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75" w:author="Lebogang Ndlovu" w:date="2024-03-29T20:16:00Z" w16du:dateUtc="2024-03-29T18:16:00Z"/>
          <w:rFonts w:ascii="Arial" w:hAnsi="Arial" w:cs="Arial"/>
        </w:rPr>
      </w:pPr>
      <w:ins w:id="1076" w:author="Lebogang Ndlovu" w:date="2024-03-29T20:16:00Z" w16du:dateUtc="2024-03-29T18:16:00Z">
        <w:r w:rsidRPr="00B73EEA">
          <w:rPr>
            <w:rFonts w:ascii="Arial" w:hAnsi="Arial" w:cs="Arial"/>
          </w:rPr>
          <w:tab/>
        </w:r>
      </w:ins>
    </w:p>
    <w:p w14:paraId="3429DDAD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77" w:author="Lebogang Ndlovu" w:date="2024-03-29T20:16:00Z" w16du:dateUtc="2024-03-29T18:16:00Z"/>
          <w:rFonts w:ascii="Arial" w:hAnsi="Arial" w:cs="Arial"/>
        </w:rPr>
      </w:pPr>
    </w:p>
    <w:p w14:paraId="452A06F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78" w:author="Lebogang Ndlovu" w:date="2024-03-29T20:16:00Z" w16du:dateUtc="2024-03-29T18:16:00Z"/>
          <w:rFonts w:ascii="Arial" w:hAnsi="Arial" w:cs="Arial"/>
        </w:rPr>
      </w:pPr>
      <w:ins w:id="107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DB_URL</w:t>
        </w:r>
        <w:r w:rsidRPr="00B73EEA">
          <w:rPr>
            <w:rFonts w:ascii="Arial" w:hAnsi="Arial" w:cs="Arial"/>
          </w:rPr>
          <w:t xml:space="preserve"> = "</w:t>
        </w:r>
        <w:proofErr w:type="spellStart"/>
        <w:proofErr w:type="gramStart"/>
        <w:r w:rsidRPr="00B73EEA">
          <w:rPr>
            <w:rFonts w:ascii="Arial" w:hAnsi="Arial" w:cs="Arial"/>
          </w:rPr>
          <w:t>jdbc:mysql</w:t>
        </w:r>
        <w:proofErr w:type="spellEnd"/>
        <w:r w:rsidRPr="00B73EEA">
          <w:rPr>
            <w:rFonts w:ascii="Arial" w:hAnsi="Arial" w:cs="Arial"/>
          </w:rPr>
          <w:t>://localhost:3306/</w:t>
        </w:r>
        <w:proofErr w:type="spellStart"/>
        <w:r w:rsidRPr="00B73EEA">
          <w:rPr>
            <w:rFonts w:ascii="Arial" w:hAnsi="Arial" w:cs="Arial"/>
          </w:rPr>
          <w:t>mzanzibanksystem</w:t>
        </w:r>
        <w:proofErr w:type="spellEnd"/>
        <w:proofErr w:type="gramEnd"/>
        <w:r w:rsidRPr="00B73EEA">
          <w:rPr>
            <w:rFonts w:ascii="Arial" w:hAnsi="Arial" w:cs="Arial"/>
          </w:rPr>
          <w:t>";</w:t>
        </w:r>
      </w:ins>
    </w:p>
    <w:p w14:paraId="785B339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80" w:author="Lebogang Ndlovu" w:date="2024-03-29T20:16:00Z" w16du:dateUtc="2024-03-29T18:16:00Z"/>
          <w:rFonts w:ascii="Arial" w:hAnsi="Arial" w:cs="Arial"/>
        </w:rPr>
      </w:pPr>
      <w:ins w:id="108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DB_USER</w:t>
        </w:r>
        <w:r w:rsidRPr="00B73EEA">
          <w:rPr>
            <w:rFonts w:ascii="Arial" w:hAnsi="Arial" w:cs="Arial"/>
          </w:rPr>
          <w:t xml:space="preserve"> = "root</w:t>
        </w:r>
        <w:proofErr w:type="gramStart"/>
        <w:r w:rsidRPr="00B73EEA">
          <w:rPr>
            <w:rFonts w:ascii="Arial" w:hAnsi="Arial" w:cs="Arial"/>
          </w:rPr>
          <w:t>";</w:t>
        </w:r>
        <w:proofErr w:type="gramEnd"/>
      </w:ins>
    </w:p>
    <w:p w14:paraId="5DD7D2BE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82" w:author="Lebogang Ndlovu" w:date="2024-03-29T20:16:00Z" w16du:dateUtc="2024-03-29T18:16:00Z"/>
          <w:rFonts w:ascii="Arial" w:hAnsi="Arial" w:cs="Arial"/>
        </w:rPr>
      </w:pPr>
      <w:ins w:id="108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final</w:t>
        </w:r>
        <w:r w:rsidRPr="00B73EEA">
          <w:rPr>
            <w:rFonts w:ascii="Arial" w:hAnsi="Arial" w:cs="Arial"/>
          </w:rPr>
          <w:t xml:space="preserve"> String </w:t>
        </w:r>
        <w:r w:rsidRPr="00B73EEA">
          <w:rPr>
            <w:rFonts w:ascii="Arial" w:hAnsi="Arial" w:cs="Arial"/>
            <w:b/>
            <w:bCs/>
            <w:i/>
            <w:iCs/>
          </w:rPr>
          <w:t>DB_PASSWORD</w:t>
        </w:r>
        <w:r w:rsidRPr="00B73EEA">
          <w:rPr>
            <w:rFonts w:ascii="Arial" w:hAnsi="Arial" w:cs="Arial"/>
          </w:rPr>
          <w:t xml:space="preserve"> = "HewSawchemi90@</w:t>
        </w:r>
        <w:proofErr w:type="gramStart"/>
        <w:r w:rsidRPr="00B73EEA">
          <w:rPr>
            <w:rFonts w:ascii="Arial" w:hAnsi="Arial" w:cs="Arial"/>
          </w:rPr>
          <w:t>";</w:t>
        </w:r>
        <w:proofErr w:type="gramEnd"/>
        <w:r w:rsidRPr="00B73EEA">
          <w:rPr>
            <w:rFonts w:ascii="Arial" w:hAnsi="Arial" w:cs="Arial"/>
          </w:rPr>
          <w:t xml:space="preserve">  </w:t>
        </w:r>
      </w:ins>
    </w:p>
    <w:p w14:paraId="3BBCB29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84" w:author="Lebogang Ndlovu" w:date="2024-03-29T20:16:00Z" w16du:dateUtc="2024-03-29T18:16:00Z"/>
          <w:rFonts w:ascii="Arial" w:hAnsi="Arial" w:cs="Arial"/>
        </w:rPr>
      </w:pPr>
    </w:p>
    <w:p w14:paraId="511C367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85" w:author="Lebogang Ndlovu" w:date="2024-03-29T20:16:00Z" w16du:dateUtc="2024-03-29T18:16:00Z"/>
          <w:rFonts w:ascii="Arial" w:hAnsi="Arial" w:cs="Arial"/>
        </w:rPr>
      </w:pPr>
      <w:ins w:id="1086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Connection </w:t>
        </w:r>
        <w:proofErr w:type="spellStart"/>
        <w:proofErr w:type="gramStart"/>
        <w:r w:rsidRPr="00B73EEA">
          <w:rPr>
            <w:rFonts w:ascii="Arial" w:hAnsi="Arial" w:cs="Arial"/>
          </w:rPr>
          <w:t>getConnection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4261D3B0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87" w:author="Lebogang Ndlovu" w:date="2024-03-29T20:16:00Z" w16du:dateUtc="2024-03-29T18:16:00Z"/>
          <w:rFonts w:ascii="Arial" w:hAnsi="Arial" w:cs="Arial"/>
        </w:rPr>
      </w:pPr>
      <w:ins w:id="1088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DriverManager.</w:t>
        </w:r>
        <w:r w:rsidRPr="00B73EEA">
          <w:rPr>
            <w:rFonts w:ascii="Arial" w:hAnsi="Arial" w:cs="Arial"/>
            <w:i/>
            <w:iCs/>
          </w:rPr>
          <w:t>getConnection</w:t>
        </w:r>
        <w:proofErr w:type="spellEnd"/>
        <w:r w:rsidRPr="00B73EEA">
          <w:rPr>
            <w:rFonts w:ascii="Arial" w:hAnsi="Arial" w:cs="Arial"/>
          </w:rPr>
          <w:t>(</w:t>
        </w:r>
        <w:r w:rsidRPr="00B73EEA">
          <w:rPr>
            <w:rFonts w:ascii="Arial" w:hAnsi="Arial" w:cs="Arial"/>
            <w:b/>
            <w:bCs/>
            <w:i/>
            <w:iCs/>
          </w:rPr>
          <w:t>DB_URL</w:t>
        </w:r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  <w:i/>
            <w:iCs/>
          </w:rPr>
          <w:t>DB_USER</w:t>
        </w:r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  <w:i/>
            <w:iCs/>
          </w:rPr>
          <w:t>DB_PASSWORD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3E02CEB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89" w:author="Lebogang Ndlovu" w:date="2024-03-29T20:16:00Z" w16du:dateUtc="2024-03-29T18:16:00Z"/>
          <w:rFonts w:ascii="Arial" w:hAnsi="Arial" w:cs="Arial"/>
        </w:rPr>
      </w:pPr>
      <w:ins w:id="1090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}</w:t>
        </w:r>
      </w:ins>
    </w:p>
    <w:p w14:paraId="0CC14323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91" w:author="Lebogang Ndlovu" w:date="2024-03-29T20:16:00Z" w16du:dateUtc="2024-03-29T18:16:00Z"/>
          <w:rFonts w:ascii="Arial" w:hAnsi="Arial" w:cs="Arial"/>
        </w:rPr>
      </w:pPr>
    </w:p>
    <w:p w14:paraId="6D39447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92" w:author="Lebogang Ndlovu" w:date="2024-03-29T20:16:00Z" w16du:dateUtc="2024-03-29T18:16:00Z"/>
          <w:rFonts w:ascii="Arial" w:hAnsi="Arial" w:cs="Arial"/>
        </w:rPr>
      </w:pPr>
      <w:ins w:id="109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Account getAccountByOwner1(User </w:t>
        </w:r>
        <w:proofErr w:type="spellStart"/>
        <w:r w:rsidRPr="00B73EEA">
          <w:rPr>
            <w:rFonts w:ascii="Arial" w:hAnsi="Arial" w:cs="Arial"/>
          </w:rPr>
          <w:t>currentUser</w:t>
        </w:r>
        <w:proofErr w:type="spellEnd"/>
        <w:r w:rsidRPr="00B73EEA">
          <w:rPr>
            <w:rFonts w:ascii="Arial" w:hAnsi="Arial" w:cs="Arial"/>
          </w:rPr>
          <w:t xml:space="preserve">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4904969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94" w:author="Lebogang Ndlovu" w:date="2024-03-29T20:16:00Z" w16du:dateUtc="2024-03-29T18:16:00Z"/>
          <w:rFonts w:ascii="Arial" w:hAnsi="Arial" w:cs="Arial"/>
        </w:rPr>
      </w:pPr>
      <w:ins w:id="1095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Connection </w:t>
        </w:r>
        <w:proofErr w:type="spellStart"/>
        <w:r w:rsidRPr="00B73EEA">
          <w:rPr>
            <w:rFonts w:ascii="Arial" w:hAnsi="Arial" w:cs="Arial"/>
          </w:rPr>
          <w:t>connection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  <w:i/>
            <w:iCs/>
          </w:rPr>
          <w:t>getConnection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);</w:t>
        </w:r>
      </w:ins>
    </w:p>
    <w:p w14:paraId="5013224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96" w:author="Lebogang Ndlovu" w:date="2024-03-29T20:16:00Z" w16du:dateUtc="2024-03-29T18:16:00Z"/>
          <w:rFonts w:ascii="Arial" w:hAnsi="Arial" w:cs="Arial"/>
        </w:rPr>
      </w:pPr>
      <w:ins w:id="109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r w:rsidRPr="00B73EEA">
          <w:rPr>
            <w:rFonts w:ascii="Arial" w:hAnsi="Arial" w:cs="Arial"/>
          </w:rPr>
          <w:t>PreparedStatement</w:t>
        </w:r>
        <w:proofErr w:type="spellEnd"/>
        <w:r w:rsidRPr="00B73EEA">
          <w:rPr>
            <w:rFonts w:ascii="Arial" w:hAnsi="Arial" w:cs="Arial"/>
          </w:rPr>
          <w:t xml:space="preserve"> statement = </w:t>
        </w:r>
        <w:proofErr w:type="spellStart"/>
        <w:proofErr w:type="gramStart"/>
        <w:r w:rsidRPr="00B73EEA">
          <w:rPr>
            <w:rFonts w:ascii="Arial" w:hAnsi="Arial" w:cs="Arial"/>
          </w:rPr>
          <w:t>connection.prepareStatement</w:t>
        </w:r>
        <w:proofErr w:type="spellEnd"/>
        <w:proofErr w:type="gramEnd"/>
        <w:r w:rsidRPr="00B73EEA">
          <w:rPr>
            <w:rFonts w:ascii="Arial" w:hAnsi="Arial" w:cs="Arial"/>
          </w:rPr>
          <w:t xml:space="preserve">("SELECT * FROM accounts WHERE </w:t>
        </w:r>
        <w:proofErr w:type="spellStart"/>
        <w:r w:rsidRPr="00B73EEA">
          <w:rPr>
            <w:rFonts w:ascii="Arial" w:hAnsi="Arial" w:cs="Arial"/>
          </w:rPr>
          <w:t>userId</w:t>
        </w:r>
        <w:proofErr w:type="spellEnd"/>
        <w:r w:rsidRPr="00B73EEA">
          <w:rPr>
            <w:rFonts w:ascii="Arial" w:hAnsi="Arial" w:cs="Arial"/>
          </w:rPr>
          <w:t xml:space="preserve"> = ?");</w:t>
        </w:r>
      </w:ins>
    </w:p>
    <w:p w14:paraId="091814A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098" w:author="Lebogang Ndlovu" w:date="2024-03-29T20:16:00Z" w16du:dateUtc="2024-03-29T18:16:00Z"/>
          <w:rFonts w:ascii="Arial" w:hAnsi="Arial" w:cs="Arial"/>
        </w:rPr>
      </w:pPr>
      <w:ins w:id="109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proofErr w:type="gramStart"/>
        <w:r w:rsidRPr="00B73EEA">
          <w:rPr>
            <w:rFonts w:ascii="Arial" w:hAnsi="Arial" w:cs="Arial"/>
          </w:rPr>
          <w:t>statement.setInt</w:t>
        </w:r>
        <w:proofErr w:type="spellEnd"/>
        <w:proofErr w:type="gramEnd"/>
        <w:r w:rsidRPr="00B73EEA">
          <w:rPr>
            <w:rFonts w:ascii="Arial" w:hAnsi="Arial" w:cs="Arial"/>
          </w:rPr>
          <w:t xml:space="preserve">(1, </w:t>
        </w:r>
        <w:proofErr w:type="spellStart"/>
        <w:r w:rsidRPr="00B73EEA">
          <w:rPr>
            <w:rFonts w:ascii="Arial" w:hAnsi="Arial" w:cs="Arial"/>
          </w:rPr>
          <w:t>currentUser.getId</w:t>
        </w:r>
        <w:proofErr w:type="spellEnd"/>
        <w:r w:rsidRPr="00B73EEA">
          <w:rPr>
            <w:rFonts w:ascii="Arial" w:hAnsi="Arial" w:cs="Arial"/>
          </w:rPr>
          <w:t>());</w:t>
        </w:r>
      </w:ins>
    </w:p>
    <w:p w14:paraId="7BDD305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00" w:author="Lebogang Ndlovu" w:date="2024-03-29T20:16:00Z" w16du:dateUtc="2024-03-29T18:16:00Z"/>
          <w:rFonts w:ascii="Arial" w:hAnsi="Arial" w:cs="Arial"/>
        </w:rPr>
      </w:pPr>
      <w:ins w:id="110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r w:rsidRPr="00B73EEA">
          <w:rPr>
            <w:rFonts w:ascii="Arial" w:hAnsi="Arial" w:cs="Arial"/>
          </w:rPr>
          <w:t>ResultSet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resultSet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</w:rPr>
          <w:t>statement.executeQuery</w:t>
        </w:r>
        <w:proofErr w:type="spellEnd"/>
        <w:proofErr w:type="gramEnd"/>
        <w:r w:rsidRPr="00B73EEA">
          <w:rPr>
            <w:rFonts w:ascii="Arial" w:hAnsi="Arial" w:cs="Arial"/>
          </w:rPr>
          <w:t>();</w:t>
        </w:r>
      </w:ins>
    </w:p>
    <w:p w14:paraId="6F948C7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02" w:author="Lebogang Ndlovu" w:date="2024-03-29T20:16:00Z" w16du:dateUtc="2024-03-29T18:16:00Z"/>
          <w:rFonts w:ascii="Arial" w:hAnsi="Arial" w:cs="Arial"/>
        </w:rPr>
      </w:pPr>
    </w:p>
    <w:p w14:paraId="30DD8BA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03" w:author="Lebogang Ndlovu" w:date="2024-03-29T20:16:00Z" w16du:dateUtc="2024-03-29T18:16:00Z"/>
          <w:rFonts w:ascii="Arial" w:hAnsi="Arial" w:cs="Arial"/>
        </w:rPr>
      </w:pPr>
      <w:ins w:id="1104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// Modify this to instantiate the appropriate account type based on the `</w:t>
        </w:r>
        <w:proofErr w:type="spellStart"/>
        <w:r w:rsidRPr="00B73EEA">
          <w:rPr>
            <w:rFonts w:ascii="Arial" w:hAnsi="Arial" w:cs="Arial"/>
          </w:rPr>
          <w:t>accountType</w:t>
        </w:r>
        <w:proofErr w:type="spellEnd"/>
        <w:r w:rsidRPr="00B73EEA">
          <w:rPr>
            <w:rFonts w:ascii="Arial" w:hAnsi="Arial" w:cs="Arial"/>
          </w:rPr>
          <w:t>` column</w:t>
        </w:r>
      </w:ins>
    </w:p>
    <w:p w14:paraId="3E440240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05" w:author="Lebogang Ndlovu" w:date="2024-03-29T20:16:00Z" w16du:dateUtc="2024-03-29T18:16:00Z"/>
          <w:rFonts w:ascii="Arial" w:hAnsi="Arial" w:cs="Arial"/>
        </w:rPr>
      </w:pPr>
      <w:ins w:id="1106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Account </w:t>
        </w:r>
        <w:proofErr w:type="spellStart"/>
        <w:r w:rsidRPr="00B73EEA">
          <w:rPr>
            <w:rFonts w:ascii="Arial" w:hAnsi="Arial" w:cs="Arial"/>
          </w:rPr>
          <w:t>account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52173700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07" w:author="Lebogang Ndlovu" w:date="2024-03-29T20:16:00Z" w16du:dateUtc="2024-03-29T18:16:00Z"/>
          <w:rFonts w:ascii="Arial" w:hAnsi="Arial" w:cs="Arial"/>
        </w:rPr>
      </w:pPr>
      <w:ins w:id="1108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</w:t>
        </w:r>
        <w:proofErr w:type="spellStart"/>
        <w:r w:rsidRPr="00B73EEA">
          <w:rPr>
            <w:rFonts w:ascii="Arial" w:hAnsi="Arial" w:cs="Arial"/>
          </w:rPr>
          <w:t>resultSet.next</w:t>
        </w:r>
        <w:proofErr w:type="spellEnd"/>
        <w:r w:rsidRPr="00B73EEA">
          <w:rPr>
            <w:rFonts w:ascii="Arial" w:hAnsi="Arial" w:cs="Arial"/>
          </w:rPr>
          <w:t>()) {</w:t>
        </w:r>
      </w:ins>
    </w:p>
    <w:p w14:paraId="5FA5EE7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09" w:author="Lebogang Ndlovu" w:date="2024-03-29T20:16:00Z" w16du:dateUtc="2024-03-29T18:16:00Z"/>
          <w:rFonts w:ascii="Arial" w:hAnsi="Arial" w:cs="Arial"/>
        </w:rPr>
      </w:pPr>
      <w:ins w:id="1110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r w:rsidRPr="00B73EEA">
          <w:rPr>
            <w:rFonts w:ascii="Arial" w:hAnsi="Arial" w:cs="Arial"/>
            <w:b/>
            <w:bCs/>
          </w:rPr>
          <w:t>int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accountNumber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resultSet.getInt</w:t>
        </w:r>
        <w:proofErr w:type="spellEnd"/>
        <w:r w:rsidRPr="00B73EEA">
          <w:rPr>
            <w:rFonts w:ascii="Arial" w:hAnsi="Arial" w:cs="Arial"/>
          </w:rPr>
          <w:t>("</w:t>
        </w:r>
        <w:proofErr w:type="spellStart"/>
        <w:r w:rsidRPr="00B73EEA">
          <w:rPr>
            <w:rFonts w:ascii="Arial" w:hAnsi="Arial" w:cs="Arial"/>
          </w:rPr>
          <w:t>accountNumber</w:t>
        </w:r>
        <w:proofErr w:type="spellEnd"/>
        <w:r w:rsidRPr="00B73EEA">
          <w:rPr>
            <w:rFonts w:ascii="Arial" w:hAnsi="Arial" w:cs="Arial"/>
          </w:rPr>
          <w:t>"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7BBA218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11" w:author="Lebogang Ndlovu" w:date="2024-03-29T20:16:00Z" w16du:dateUtc="2024-03-29T18:16:00Z"/>
          <w:rFonts w:ascii="Arial" w:hAnsi="Arial" w:cs="Arial"/>
        </w:rPr>
      </w:pPr>
      <w:ins w:id="1112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balance = </w:t>
        </w:r>
        <w:proofErr w:type="spellStart"/>
        <w:r w:rsidRPr="00B73EEA">
          <w:rPr>
            <w:rFonts w:ascii="Arial" w:hAnsi="Arial" w:cs="Arial"/>
          </w:rPr>
          <w:t>resultSet.getDouble</w:t>
        </w:r>
        <w:proofErr w:type="spellEnd"/>
        <w:r w:rsidRPr="00B73EEA">
          <w:rPr>
            <w:rFonts w:ascii="Arial" w:hAnsi="Arial" w:cs="Arial"/>
          </w:rPr>
          <w:t>("balance"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2EA5DB4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13" w:author="Lebogang Ndlovu" w:date="2024-03-29T20:16:00Z" w16du:dateUtc="2024-03-29T18:16:00Z"/>
          <w:rFonts w:ascii="Arial" w:hAnsi="Arial" w:cs="Arial"/>
        </w:rPr>
      </w:pPr>
      <w:ins w:id="1114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String </w:t>
        </w:r>
        <w:proofErr w:type="spellStart"/>
        <w:r w:rsidRPr="00B73EEA">
          <w:rPr>
            <w:rFonts w:ascii="Arial" w:hAnsi="Arial" w:cs="Arial"/>
          </w:rPr>
          <w:t>accountType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resultSet.getString</w:t>
        </w:r>
        <w:proofErr w:type="spellEnd"/>
        <w:r w:rsidRPr="00B73EEA">
          <w:rPr>
            <w:rFonts w:ascii="Arial" w:hAnsi="Arial" w:cs="Arial"/>
          </w:rPr>
          <w:t>("</w:t>
        </w:r>
        <w:proofErr w:type="spellStart"/>
        <w:r w:rsidRPr="00B73EEA">
          <w:rPr>
            <w:rFonts w:ascii="Arial" w:hAnsi="Arial" w:cs="Arial"/>
          </w:rPr>
          <w:t>accountType</w:t>
        </w:r>
        <w:proofErr w:type="spellEnd"/>
        <w:r w:rsidRPr="00B73EEA">
          <w:rPr>
            <w:rFonts w:ascii="Arial" w:hAnsi="Arial" w:cs="Arial"/>
          </w:rPr>
          <w:t>"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2BDA8139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15" w:author="Lebogang Ndlovu" w:date="2024-03-29T20:16:00Z" w16du:dateUtc="2024-03-29T18:16:00Z"/>
          <w:rFonts w:ascii="Arial" w:hAnsi="Arial" w:cs="Arial"/>
        </w:rPr>
      </w:pPr>
    </w:p>
    <w:p w14:paraId="789C2B4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16" w:author="Lebogang Ndlovu" w:date="2024-03-29T20:16:00Z" w16du:dateUtc="2024-03-29T18:16:00Z"/>
          <w:rFonts w:ascii="Arial" w:hAnsi="Arial" w:cs="Arial"/>
        </w:rPr>
      </w:pPr>
      <w:ins w:id="111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</w:t>
        </w:r>
        <w:proofErr w:type="spellStart"/>
        <w:r w:rsidRPr="00B73EEA">
          <w:rPr>
            <w:rFonts w:ascii="Arial" w:hAnsi="Arial" w:cs="Arial"/>
          </w:rPr>
          <w:t>accountType.equals</w:t>
        </w:r>
        <w:proofErr w:type="spellEnd"/>
        <w:r w:rsidRPr="00B73EEA">
          <w:rPr>
            <w:rFonts w:ascii="Arial" w:hAnsi="Arial" w:cs="Arial"/>
          </w:rPr>
          <w:t>("SAVINGS")) {</w:t>
        </w:r>
      </w:ins>
    </w:p>
    <w:p w14:paraId="1A35AFF2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18" w:author="Lebogang Ndlovu" w:date="2024-03-29T20:16:00Z" w16du:dateUtc="2024-03-29T18:16:00Z"/>
          <w:rFonts w:ascii="Arial" w:hAnsi="Arial" w:cs="Arial"/>
        </w:rPr>
      </w:pPr>
      <w:ins w:id="111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    account =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Account(</w:t>
        </w:r>
        <w:proofErr w:type="spellStart"/>
        <w:proofErr w:type="gramEnd"/>
        <w:r w:rsidRPr="00B73EEA">
          <w:rPr>
            <w:rFonts w:ascii="Arial" w:hAnsi="Arial" w:cs="Arial"/>
          </w:rPr>
          <w:t>accountNumber</w:t>
        </w:r>
        <w:proofErr w:type="spellEnd"/>
        <w:r w:rsidRPr="00B73EEA">
          <w:rPr>
            <w:rFonts w:ascii="Arial" w:hAnsi="Arial" w:cs="Arial"/>
          </w:rPr>
          <w:t xml:space="preserve">, balance, </w:t>
        </w:r>
        <w:proofErr w:type="spellStart"/>
        <w:r w:rsidRPr="00B73EEA">
          <w:rPr>
            <w:rFonts w:ascii="Arial" w:hAnsi="Arial" w:cs="Arial"/>
          </w:rPr>
          <w:t>currentUser</w:t>
        </w:r>
        <w:proofErr w:type="spellEnd"/>
        <w:r w:rsidRPr="00B73EEA">
          <w:rPr>
            <w:rFonts w:ascii="Arial" w:hAnsi="Arial" w:cs="Arial"/>
          </w:rPr>
          <w:t>);</w:t>
        </w:r>
      </w:ins>
    </w:p>
    <w:p w14:paraId="18AB8659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20" w:author="Lebogang Ndlovu" w:date="2024-03-29T20:16:00Z" w16du:dateUtc="2024-03-29T18:16:00Z"/>
          <w:rFonts w:ascii="Arial" w:hAnsi="Arial" w:cs="Arial"/>
        </w:rPr>
      </w:pPr>
      <w:ins w:id="112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} </w:t>
        </w:r>
        <w:r w:rsidRPr="00B73EEA">
          <w:rPr>
            <w:rFonts w:ascii="Arial" w:hAnsi="Arial" w:cs="Arial"/>
            <w:b/>
            <w:bCs/>
          </w:rPr>
          <w:t>else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</w:t>
        </w:r>
        <w:proofErr w:type="spellStart"/>
        <w:r w:rsidRPr="00B73EEA">
          <w:rPr>
            <w:rFonts w:ascii="Arial" w:hAnsi="Arial" w:cs="Arial"/>
          </w:rPr>
          <w:t>accountType.equals</w:t>
        </w:r>
        <w:proofErr w:type="spellEnd"/>
        <w:r w:rsidRPr="00B73EEA">
          <w:rPr>
            <w:rFonts w:ascii="Arial" w:hAnsi="Arial" w:cs="Arial"/>
          </w:rPr>
          <w:t>("CHECKING")) {</w:t>
        </w:r>
      </w:ins>
    </w:p>
    <w:p w14:paraId="074DB6FD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22" w:author="Lebogang Ndlovu" w:date="2024-03-29T20:16:00Z" w16du:dateUtc="2024-03-29T18:16:00Z"/>
          <w:rFonts w:ascii="Arial" w:hAnsi="Arial" w:cs="Arial"/>
        </w:rPr>
      </w:pPr>
      <w:ins w:id="112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    account =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Account(</w:t>
        </w:r>
        <w:proofErr w:type="spellStart"/>
        <w:proofErr w:type="gramEnd"/>
        <w:r w:rsidRPr="00B73EEA">
          <w:rPr>
            <w:rFonts w:ascii="Arial" w:hAnsi="Arial" w:cs="Arial"/>
          </w:rPr>
          <w:t>accountNumber</w:t>
        </w:r>
        <w:proofErr w:type="spellEnd"/>
        <w:r w:rsidRPr="00B73EEA">
          <w:rPr>
            <w:rFonts w:ascii="Arial" w:hAnsi="Arial" w:cs="Arial"/>
          </w:rPr>
          <w:t xml:space="preserve">, balance, </w:t>
        </w:r>
        <w:proofErr w:type="spellStart"/>
        <w:r w:rsidRPr="00B73EEA">
          <w:rPr>
            <w:rFonts w:ascii="Arial" w:hAnsi="Arial" w:cs="Arial"/>
          </w:rPr>
          <w:t>currentUser</w:t>
        </w:r>
        <w:proofErr w:type="spellEnd"/>
        <w:r w:rsidRPr="00B73EEA">
          <w:rPr>
            <w:rFonts w:ascii="Arial" w:hAnsi="Arial" w:cs="Arial"/>
          </w:rPr>
          <w:t>);</w:t>
        </w:r>
      </w:ins>
    </w:p>
    <w:p w14:paraId="4B71B34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24" w:author="Lebogang Ndlovu" w:date="2024-03-29T20:16:00Z" w16du:dateUtc="2024-03-29T18:16:00Z"/>
          <w:rFonts w:ascii="Arial" w:hAnsi="Arial" w:cs="Arial"/>
        </w:rPr>
      </w:pPr>
      <w:ins w:id="1125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}</w:t>
        </w:r>
      </w:ins>
    </w:p>
    <w:p w14:paraId="63F8249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26" w:author="Lebogang Ndlovu" w:date="2024-03-29T20:16:00Z" w16du:dateUtc="2024-03-29T18:16:00Z"/>
          <w:rFonts w:ascii="Arial" w:hAnsi="Arial" w:cs="Arial"/>
        </w:rPr>
      </w:pPr>
      <w:ins w:id="112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}</w:t>
        </w:r>
      </w:ins>
    </w:p>
    <w:p w14:paraId="41A1186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28" w:author="Lebogang Ndlovu" w:date="2024-03-29T20:16:00Z" w16du:dateUtc="2024-03-29T18:16:00Z"/>
          <w:rFonts w:ascii="Arial" w:hAnsi="Arial" w:cs="Arial"/>
        </w:rPr>
      </w:pPr>
    </w:p>
    <w:p w14:paraId="5C3266A2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29" w:author="Lebogang Ndlovu" w:date="2024-03-29T20:16:00Z" w16du:dateUtc="2024-03-29T18:16:00Z"/>
          <w:rFonts w:ascii="Arial" w:hAnsi="Arial" w:cs="Arial"/>
        </w:rPr>
      </w:pPr>
      <w:ins w:id="1130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proofErr w:type="gramStart"/>
        <w:r w:rsidRPr="00B73EEA">
          <w:rPr>
            <w:rFonts w:ascii="Arial" w:hAnsi="Arial" w:cs="Arial"/>
          </w:rPr>
          <w:t>connection.close</w:t>
        </w:r>
        <w:proofErr w:type="spellEnd"/>
        <w:proofErr w:type="gramEnd"/>
        <w:r w:rsidRPr="00B73EEA">
          <w:rPr>
            <w:rFonts w:ascii="Arial" w:hAnsi="Arial" w:cs="Arial"/>
          </w:rPr>
          <w:t>();</w:t>
        </w:r>
      </w:ins>
    </w:p>
    <w:p w14:paraId="149843A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31" w:author="Lebogang Ndlovu" w:date="2024-03-29T20:16:00Z" w16du:dateUtc="2024-03-29T18:16:00Z"/>
          <w:rFonts w:ascii="Arial" w:hAnsi="Arial" w:cs="Arial"/>
        </w:rPr>
      </w:pPr>
      <w:ins w:id="1132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account;</w:t>
        </w:r>
        <w:proofErr w:type="gramEnd"/>
      </w:ins>
    </w:p>
    <w:p w14:paraId="3068E9C3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33" w:author="Lebogang Ndlovu" w:date="2024-03-29T20:16:00Z" w16du:dateUtc="2024-03-29T18:16:00Z"/>
          <w:rFonts w:ascii="Arial" w:hAnsi="Arial" w:cs="Arial"/>
        </w:rPr>
      </w:pPr>
      <w:ins w:id="1134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}</w:t>
        </w:r>
      </w:ins>
    </w:p>
    <w:p w14:paraId="43DCB43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35" w:author="Lebogang Ndlovu" w:date="2024-03-29T20:16:00Z" w16du:dateUtc="2024-03-29T18:16:00Z"/>
          <w:rFonts w:ascii="Arial" w:hAnsi="Arial" w:cs="Arial"/>
        </w:rPr>
      </w:pPr>
    </w:p>
    <w:p w14:paraId="04FB25D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36" w:author="Lebogang Ndlovu" w:date="2024-03-29T20:16:00Z" w16du:dateUtc="2024-03-29T18:16:00Z"/>
          <w:rFonts w:ascii="Arial" w:hAnsi="Arial" w:cs="Arial"/>
        </w:rPr>
      </w:pPr>
      <w:ins w:id="113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getHashedPasswordFromDatabase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String username)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31E7338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38" w:author="Lebogang Ndlovu" w:date="2024-03-29T20:16:00Z" w16du:dateUtc="2024-03-29T18:16:00Z"/>
          <w:rFonts w:ascii="Arial" w:hAnsi="Arial" w:cs="Arial"/>
        </w:rPr>
      </w:pPr>
      <w:ins w:id="113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Connection </w:t>
        </w:r>
        <w:proofErr w:type="spellStart"/>
        <w:r w:rsidRPr="00B73EEA">
          <w:rPr>
            <w:rFonts w:ascii="Arial" w:hAnsi="Arial" w:cs="Arial"/>
          </w:rPr>
          <w:t>connection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  <w:i/>
            <w:iCs/>
          </w:rPr>
          <w:t>getConnection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);</w:t>
        </w:r>
      </w:ins>
    </w:p>
    <w:p w14:paraId="0DB058AD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40" w:author="Lebogang Ndlovu" w:date="2024-03-29T20:16:00Z" w16du:dateUtc="2024-03-29T18:16:00Z"/>
          <w:rFonts w:ascii="Arial" w:hAnsi="Arial" w:cs="Arial"/>
        </w:rPr>
      </w:pPr>
      <w:ins w:id="114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r w:rsidRPr="00B73EEA">
          <w:rPr>
            <w:rFonts w:ascii="Arial" w:hAnsi="Arial" w:cs="Arial"/>
          </w:rPr>
          <w:t>PreparedStatement</w:t>
        </w:r>
        <w:proofErr w:type="spellEnd"/>
        <w:r w:rsidRPr="00B73EEA">
          <w:rPr>
            <w:rFonts w:ascii="Arial" w:hAnsi="Arial" w:cs="Arial"/>
          </w:rPr>
          <w:t xml:space="preserve"> statement = </w:t>
        </w:r>
        <w:proofErr w:type="spellStart"/>
        <w:proofErr w:type="gramStart"/>
        <w:r w:rsidRPr="00B73EEA">
          <w:rPr>
            <w:rFonts w:ascii="Arial" w:hAnsi="Arial" w:cs="Arial"/>
          </w:rPr>
          <w:t>connection.prepareStatement</w:t>
        </w:r>
        <w:proofErr w:type="spellEnd"/>
        <w:proofErr w:type="gramEnd"/>
        <w:r w:rsidRPr="00B73EEA">
          <w:rPr>
            <w:rFonts w:ascii="Arial" w:hAnsi="Arial" w:cs="Arial"/>
          </w:rPr>
          <w:t xml:space="preserve">("SELECT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 xml:space="preserve"> FROM Users WHERE username = ?");</w:t>
        </w:r>
      </w:ins>
    </w:p>
    <w:p w14:paraId="414692C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42" w:author="Lebogang Ndlovu" w:date="2024-03-29T20:16:00Z" w16du:dateUtc="2024-03-29T18:16:00Z"/>
          <w:rFonts w:ascii="Arial" w:hAnsi="Arial" w:cs="Arial"/>
        </w:rPr>
      </w:pPr>
      <w:ins w:id="1143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proofErr w:type="gramStart"/>
        <w:r w:rsidRPr="00B73EEA">
          <w:rPr>
            <w:rFonts w:ascii="Arial" w:hAnsi="Arial" w:cs="Arial"/>
          </w:rPr>
          <w:t>statement.setString</w:t>
        </w:r>
        <w:proofErr w:type="spellEnd"/>
        <w:proofErr w:type="gramEnd"/>
        <w:r w:rsidRPr="00B73EEA">
          <w:rPr>
            <w:rFonts w:ascii="Arial" w:hAnsi="Arial" w:cs="Arial"/>
          </w:rPr>
          <w:t>(1, username);</w:t>
        </w:r>
      </w:ins>
    </w:p>
    <w:p w14:paraId="4B79C36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44" w:author="Lebogang Ndlovu" w:date="2024-03-29T20:16:00Z" w16du:dateUtc="2024-03-29T18:16:00Z"/>
          <w:rFonts w:ascii="Arial" w:hAnsi="Arial" w:cs="Arial"/>
        </w:rPr>
      </w:pPr>
      <w:ins w:id="1145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r w:rsidRPr="00B73EEA">
          <w:rPr>
            <w:rFonts w:ascii="Arial" w:hAnsi="Arial" w:cs="Arial"/>
          </w:rPr>
          <w:t>ResultSet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resultSet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proofErr w:type="gramStart"/>
        <w:r w:rsidRPr="00B73EEA">
          <w:rPr>
            <w:rFonts w:ascii="Arial" w:hAnsi="Arial" w:cs="Arial"/>
          </w:rPr>
          <w:t>statement.executeQuery</w:t>
        </w:r>
        <w:proofErr w:type="spellEnd"/>
        <w:proofErr w:type="gramEnd"/>
        <w:r w:rsidRPr="00B73EEA">
          <w:rPr>
            <w:rFonts w:ascii="Arial" w:hAnsi="Arial" w:cs="Arial"/>
          </w:rPr>
          <w:t>();</w:t>
        </w:r>
      </w:ins>
    </w:p>
    <w:p w14:paraId="1949D123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46" w:author="Lebogang Ndlovu" w:date="2024-03-29T20:16:00Z" w16du:dateUtc="2024-03-29T18:16:00Z"/>
          <w:rFonts w:ascii="Arial" w:hAnsi="Arial" w:cs="Arial"/>
        </w:rPr>
      </w:pPr>
    </w:p>
    <w:p w14:paraId="3FE8DE3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47" w:author="Lebogang Ndlovu" w:date="2024-03-29T20:16:00Z" w16du:dateUtc="2024-03-29T18:16:00Z"/>
          <w:rFonts w:ascii="Arial" w:hAnsi="Arial" w:cs="Arial"/>
        </w:rPr>
      </w:pPr>
      <w:ins w:id="1148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String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63A1CE2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49" w:author="Lebogang Ndlovu" w:date="2024-03-29T20:16:00Z" w16du:dateUtc="2024-03-29T18:16:00Z"/>
          <w:rFonts w:ascii="Arial" w:hAnsi="Arial" w:cs="Arial"/>
        </w:rPr>
      </w:pPr>
      <w:ins w:id="1150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</w:t>
        </w:r>
        <w:proofErr w:type="spellStart"/>
        <w:r w:rsidRPr="00B73EEA">
          <w:rPr>
            <w:rFonts w:ascii="Arial" w:hAnsi="Arial" w:cs="Arial"/>
          </w:rPr>
          <w:t>resultSet.next</w:t>
        </w:r>
        <w:proofErr w:type="spellEnd"/>
        <w:r w:rsidRPr="00B73EEA">
          <w:rPr>
            <w:rFonts w:ascii="Arial" w:hAnsi="Arial" w:cs="Arial"/>
          </w:rPr>
          <w:t>()) {</w:t>
        </w:r>
      </w:ins>
    </w:p>
    <w:p w14:paraId="516E96C4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51" w:author="Lebogang Ndlovu" w:date="2024-03-29T20:16:00Z" w16du:dateUtc="2024-03-29T18:16:00Z"/>
          <w:rFonts w:ascii="Arial" w:hAnsi="Arial" w:cs="Arial"/>
        </w:rPr>
      </w:pPr>
      <w:ins w:id="1152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   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resultSet.getString</w:t>
        </w:r>
        <w:proofErr w:type="spellEnd"/>
        <w:r w:rsidRPr="00B73EEA">
          <w:rPr>
            <w:rFonts w:ascii="Arial" w:hAnsi="Arial" w:cs="Arial"/>
          </w:rPr>
          <w:t>("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>"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1A9ACCE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53" w:author="Lebogang Ndlovu" w:date="2024-03-29T20:16:00Z" w16du:dateUtc="2024-03-29T18:16:00Z"/>
          <w:rFonts w:ascii="Arial" w:hAnsi="Arial" w:cs="Arial"/>
        </w:rPr>
      </w:pPr>
      <w:ins w:id="1154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}</w:t>
        </w:r>
      </w:ins>
    </w:p>
    <w:p w14:paraId="3FB44CE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55" w:author="Lebogang Ndlovu" w:date="2024-03-29T20:16:00Z" w16du:dateUtc="2024-03-29T18:16:00Z"/>
          <w:rFonts w:ascii="Arial" w:hAnsi="Arial" w:cs="Arial"/>
        </w:rPr>
      </w:pPr>
    </w:p>
    <w:p w14:paraId="02F72B9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56" w:author="Lebogang Ndlovu" w:date="2024-03-29T20:16:00Z" w16du:dateUtc="2024-03-29T18:16:00Z"/>
          <w:rFonts w:ascii="Arial" w:hAnsi="Arial" w:cs="Arial"/>
        </w:rPr>
      </w:pPr>
      <w:ins w:id="115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proofErr w:type="spellStart"/>
        <w:proofErr w:type="gramStart"/>
        <w:r w:rsidRPr="00B73EEA">
          <w:rPr>
            <w:rFonts w:ascii="Arial" w:hAnsi="Arial" w:cs="Arial"/>
          </w:rPr>
          <w:t>connection.close</w:t>
        </w:r>
        <w:proofErr w:type="spellEnd"/>
        <w:proofErr w:type="gramEnd"/>
        <w:r w:rsidRPr="00B73EEA">
          <w:rPr>
            <w:rFonts w:ascii="Arial" w:hAnsi="Arial" w:cs="Arial"/>
          </w:rPr>
          <w:t>();</w:t>
        </w:r>
      </w:ins>
    </w:p>
    <w:p w14:paraId="5F4FE20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58" w:author="Lebogang Ndlovu" w:date="2024-03-29T20:16:00Z" w16du:dateUtc="2024-03-29T18:16:00Z"/>
          <w:rFonts w:ascii="Arial" w:hAnsi="Arial" w:cs="Arial"/>
        </w:rPr>
      </w:pPr>
      <w:ins w:id="115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>;</w:t>
        </w:r>
        <w:proofErr w:type="gramEnd"/>
      </w:ins>
    </w:p>
    <w:p w14:paraId="169ED36E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60" w:author="Lebogang Ndlovu" w:date="2024-03-29T20:16:00Z" w16du:dateUtc="2024-03-29T18:16:00Z"/>
          <w:rFonts w:ascii="Arial" w:hAnsi="Arial" w:cs="Arial"/>
        </w:rPr>
      </w:pPr>
      <w:ins w:id="1161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}</w:t>
        </w:r>
      </w:ins>
    </w:p>
    <w:p w14:paraId="6621E5D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62" w:author="Lebogang Ndlovu" w:date="2024-03-29T20:16:00Z" w16du:dateUtc="2024-03-29T18:16:00Z"/>
          <w:rFonts w:ascii="Arial" w:hAnsi="Arial" w:cs="Arial"/>
        </w:rPr>
      </w:pPr>
    </w:p>
    <w:p w14:paraId="3D7C7DB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63" w:author="Lebogang Ndlovu" w:date="2024-03-29T20:16:00Z" w16du:dateUtc="2024-03-29T18:16:00Z"/>
          <w:rFonts w:ascii="Arial" w:hAnsi="Arial" w:cs="Arial"/>
        </w:rPr>
      </w:pPr>
      <w:ins w:id="1164" w:author="Lebogang Ndlovu" w:date="2024-03-29T20:16:00Z" w16du:dateUtc="2024-03-29T18:16:00Z">
        <w:r w:rsidRPr="00B73EEA">
          <w:rPr>
            <w:rFonts w:ascii="Arial" w:hAnsi="Arial" w:cs="Arial"/>
          </w:rPr>
          <w:lastRenderedPageBreak/>
          <w:tab/>
          <w:t xml:space="preserve">    // Methods for account-related database interactions (replace with your implementation)</w:t>
        </w:r>
      </w:ins>
    </w:p>
    <w:p w14:paraId="6BEFD049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65" w:author="Lebogang Ndlovu" w:date="2024-03-29T20:16:00Z" w16du:dateUtc="2024-03-29T18:16:00Z"/>
          <w:rFonts w:ascii="Arial" w:hAnsi="Arial" w:cs="Arial"/>
        </w:rPr>
      </w:pPr>
      <w:ins w:id="1166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Account </w:t>
        </w:r>
        <w:proofErr w:type="spellStart"/>
        <w:proofErr w:type="gramStart"/>
        <w:r w:rsidRPr="00B73EEA">
          <w:rPr>
            <w:rFonts w:ascii="Arial" w:hAnsi="Arial" w:cs="Arial"/>
          </w:rPr>
          <w:t>getAccountByOwner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User </w:t>
        </w:r>
        <w:proofErr w:type="spellStart"/>
        <w:r w:rsidRPr="00B73EEA">
          <w:rPr>
            <w:rFonts w:ascii="Arial" w:hAnsi="Arial" w:cs="Arial"/>
          </w:rPr>
          <w:t>currentUser</w:t>
        </w:r>
        <w:proofErr w:type="spellEnd"/>
        <w:r w:rsidRPr="00B73EEA">
          <w:rPr>
            <w:rFonts w:ascii="Arial" w:hAnsi="Arial" w:cs="Arial"/>
          </w:rPr>
          <w:t xml:space="preserve">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6A16758E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67" w:author="Lebogang Ndlovu" w:date="2024-03-29T20:16:00Z" w16du:dateUtc="2024-03-29T18:16:00Z"/>
          <w:rFonts w:ascii="Arial" w:hAnsi="Arial" w:cs="Arial"/>
        </w:rPr>
      </w:pPr>
      <w:ins w:id="1168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7AA8BE4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69" w:author="Lebogang Ndlovu" w:date="2024-03-29T20:16:00Z" w16du:dateUtc="2024-03-29T18:16:00Z"/>
          <w:rFonts w:ascii="Arial" w:hAnsi="Arial" w:cs="Arial"/>
        </w:rPr>
      </w:pPr>
      <w:ins w:id="1170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// ... (implementation to retrieve account from database based on user ID) ...</w:t>
        </w:r>
      </w:ins>
    </w:p>
    <w:p w14:paraId="36995129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71" w:author="Lebogang Ndlovu" w:date="2024-03-29T20:16:00Z" w16du:dateUtc="2024-03-29T18:16:00Z"/>
          <w:rFonts w:ascii="Arial" w:hAnsi="Arial" w:cs="Arial"/>
        </w:rPr>
      </w:pPr>
      <w:ins w:id="1172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}</w:t>
        </w:r>
      </w:ins>
    </w:p>
    <w:p w14:paraId="32CB6CE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73" w:author="Lebogang Ndlovu" w:date="2024-03-29T20:16:00Z" w16du:dateUtc="2024-03-29T18:16:00Z"/>
          <w:rFonts w:ascii="Arial" w:hAnsi="Arial" w:cs="Arial"/>
        </w:rPr>
      </w:pPr>
    </w:p>
    <w:p w14:paraId="411EDAE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74" w:author="Lebogang Ndlovu" w:date="2024-03-29T20:16:00Z" w16du:dateUtc="2024-03-29T18:16:00Z"/>
          <w:rFonts w:ascii="Arial" w:hAnsi="Arial" w:cs="Arial"/>
        </w:rPr>
      </w:pPr>
      <w:ins w:id="1175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createAccount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User user, String </w:t>
        </w:r>
        <w:proofErr w:type="spellStart"/>
        <w:r w:rsidRPr="00B73EEA">
          <w:rPr>
            <w:rFonts w:ascii="Arial" w:hAnsi="Arial" w:cs="Arial"/>
          </w:rPr>
          <w:t>accountType</w:t>
        </w:r>
        <w:proofErr w:type="spellEnd"/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initialDeposit</w:t>
        </w:r>
        <w:proofErr w:type="spellEnd"/>
        <w:r w:rsidRPr="00B73EEA">
          <w:rPr>
            <w:rFonts w:ascii="Arial" w:hAnsi="Arial" w:cs="Arial"/>
          </w:rPr>
          <w:t xml:space="preserve">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57C08DBC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76" w:author="Lebogang Ndlovu" w:date="2024-03-29T20:16:00Z" w16du:dateUtc="2024-03-29T18:16:00Z"/>
          <w:rFonts w:ascii="Arial" w:hAnsi="Arial" w:cs="Arial"/>
        </w:rPr>
      </w:pPr>
      <w:ins w:id="1177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// ... (implementation to create a new account for the user) ...</w:t>
        </w:r>
      </w:ins>
    </w:p>
    <w:p w14:paraId="110A3985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78" w:author="Lebogang Ndlovu" w:date="2024-03-29T20:16:00Z" w16du:dateUtc="2024-03-29T18:16:00Z"/>
          <w:rFonts w:ascii="Arial" w:hAnsi="Arial" w:cs="Arial"/>
        </w:rPr>
      </w:pPr>
      <w:ins w:id="1179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}</w:t>
        </w:r>
      </w:ins>
    </w:p>
    <w:p w14:paraId="504D5D1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80" w:author="Lebogang Ndlovu" w:date="2024-03-29T20:16:00Z" w16du:dateUtc="2024-03-29T18:16:00Z"/>
          <w:rFonts w:ascii="Arial" w:hAnsi="Arial" w:cs="Arial"/>
        </w:rPr>
      </w:pPr>
    </w:p>
    <w:p w14:paraId="42F8F08E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81" w:author="Lebogang Ndlovu" w:date="2024-03-29T20:16:00Z" w16du:dateUtc="2024-03-29T18:16:00Z"/>
          <w:rFonts w:ascii="Arial" w:hAnsi="Arial" w:cs="Arial"/>
        </w:rPr>
      </w:pPr>
      <w:ins w:id="1182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updateAccountBalance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Account account,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amount)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SQLException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63315013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83" w:author="Lebogang Ndlovu" w:date="2024-03-29T20:16:00Z" w16du:dateUtc="2024-03-29T18:16:00Z"/>
          <w:rFonts w:ascii="Arial" w:hAnsi="Arial" w:cs="Arial"/>
        </w:rPr>
      </w:pPr>
      <w:ins w:id="1184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    // ... (implementation to update account balance in the database) ...</w:t>
        </w:r>
      </w:ins>
    </w:p>
    <w:p w14:paraId="75D9D698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85" w:author="Lebogang Ndlovu" w:date="2024-03-29T20:16:00Z" w16du:dateUtc="2024-03-29T18:16:00Z"/>
          <w:rFonts w:ascii="Arial" w:hAnsi="Arial" w:cs="Arial"/>
        </w:rPr>
      </w:pPr>
      <w:ins w:id="1186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    }</w:t>
        </w:r>
      </w:ins>
    </w:p>
    <w:p w14:paraId="410A826D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87" w:author="Lebogang Ndlovu" w:date="2024-03-29T20:16:00Z" w16du:dateUtc="2024-03-29T18:16:00Z"/>
          <w:rFonts w:ascii="Arial" w:hAnsi="Arial" w:cs="Arial"/>
        </w:rPr>
      </w:pPr>
    </w:p>
    <w:p w14:paraId="4B3A572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88" w:author="Lebogang Ndlovu" w:date="2024-03-29T20:16:00Z" w16du:dateUtc="2024-03-29T18:16:00Z"/>
          <w:rFonts w:ascii="Arial" w:hAnsi="Arial" w:cs="Arial"/>
        </w:rPr>
      </w:pPr>
      <w:ins w:id="1189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String[</w:t>
        </w:r>
        <w:proofErr w:type="gramEnd"/>
        <w:r w:rsidRPr="00B73EEA">
          <w:rPr>
            <w:rFonts w:ascii="Arial" w:hAnsi="Arial" w:cs="Arial"/>
          </w:rPr>
          <w:t xml:space="preserve">] </w:t>
        </w:r>
        <w:proofErr w:type="spellStart"/>
        <w:r w:rsidRPr="00B73EEA">
          <w:rPr>
            <w:rFonts w:ascii="Arial" w:hAnsi="Arial" w:cs="Arial"/>
          </w:rPr>
          <w:t>getAllowedPasswords</w:t>
        </w:r>
        <w:proofErr w:type="spellEnd"/>
        <w:r w:rsidRPr="00B73EEA">
          <w:rPr>
            <w:rFonts w:ascii="Arial" w:hAnsi="Arial" w:cs="Arial"/>
          </w:rPr>
          <w:t>(Object username) {</w:t>
        </w:r>
      </w:ins>
    </w:p>
    <w:p w14:paraId="182E5EEB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90" w:author="Lebogang Ndlovu" w:date="2024-03-29T20:16:00Z" w16du:dateUtc="2024-03-29T18:16:00Z"/>
          <w:rFonts w:ascii="Arial" w:hAnsi="Arial" w:cs="Arial"/>
        </w:rPr>
      </w:pPr>
      <w:ins w:id="1191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45FC187D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92" w:author="Lebogang Ndlovu" w:date="2024-03-29T20:16:00Z" w16du:dateUtc="2024-03-29T18:16:00Z"/>
          <w:rFonts w:ascii="Arial" w:hAnsi="Arial" w:cs="Arial"/>
        </w:rPr>
      </w:pPr>
      <w:ins w:id="1193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7344594F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94" w:author="Lebogang Ndlovu" w:date="2024-03-29T20:16:00Z" w16du:dateUtc="2024-03-29T18:16:00Z"/>
          <w:rFonts w:ascii="Arial" w:hAnsi="Arial" w:cs="Arial"/>
        </w:rPr>
      </w:pPr>
      <w:ins w:id="1195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>}</w:t>
        </w:r>
      </w:ins>
    </w:p>
    <w:p w14:paraId="20232D1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96" w:author="Lebogang Ndlovu" w:date="2024-03-29T20:16:00Z" w16du:dateUtc="2024-03-29T18:16:00Z"/>
          <w:rFonts w:ascii="Arial" w:hAnsi="Arial" w:cs="Arial"/>
        </w:rPr>
      </w:pPr>
    </w:p>
    <w:p w14:paraId="00860C9A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97" w:author="Lebogang Ndlovu" w:date="2024-03-29T20:16:00Z" w16du:dateUtc="2024-03-29T18:16:00Z"/>
          <w:rFonts w:ascii="Arial" w:hAnsi="Arial" w:cs="Arial"/>
        </w:rPr>
      </w:pPr>
      <w:ins w:id="1198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User </w:t>
        </w:r>
        <w:proofErr w:type="spellStart"/>
        <w:proofErr w:type="gramStart"/>
        <w:r w:rsidRPr="00B73EEA">
          <w:rPr>
            <w:rFonts w:ascii="Arial" w:hAnsi="Arial" w:cs="Arial"/>
          </w:rPr>
          <w:t>getUserFromDatabase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String username) {</w:t>
        </w:r>
      </w:ins>
    </w:p>
    <w:p w14:paraId="319E0E5E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199" w:author="Lebogang Ndlovu" w:date="2024-03-29T20:16:00Z" w16du:dateUtc="2024-03-29T18:16:00Z"/>
          <w:rFonts w:ascii="Arial" w:hAnsi="Arial" w:cs="Arial"/>
        </w:rPr>
      </w:pPr>
      <w:ins w:id="1200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1799FC40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201" w:author="Lebogang Ndlovu" w:date="2024-03-29T20:16:00Z" w16du:dateUtc="2024-03-29T18:16:00Z"/>
          <w:rFonts w:ascii="Arial" w:hAnsi="Arial" w:cs="Arial"/>
        </w:rPr>
      </w:pPr>
      <w:ins w:id="1202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096EE8E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203" w:author="Lebogang Ndlovu" w:date="2024-03-29T20:16:00Z" w16du:dateUtc="2024-03-29T18:16:00Z"/>
          <w:rFonts w:ascii="Arial" w:hAnsi="Arial" w:cs="Arial"/>
        </w:rPr>
      </w:pPr>
      <w:ins w:id="1204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>}</w:t>
        </w:r>
      </w:ins>
    </w:p>
    <w:p w14:paraId="7EE97FE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205" w:author="Lebogang Ndlovu" w:date="2024-03-29T20:16:00Z" w16du:dateUtc="2024-03-29T18:16:00Z"/>
          <w:rFonts w:ascii="Arial" w:hAnsi="Arial" w:cs="Arial"/>
        </w:rPr>
      </w:pPr>
    </w:p>
    <w:p w14:paraId="5EDBC566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206" w:author="Lebogang Ndlovu" w:date="2024-03-29T20:16:00Z" w16du:dateUtc="2024-03-29T18:16:00Z"/>
          <w:rFonts w:ascii="Arial" w:hAnsi="Arial" w:cs="Arial"/>
        </w:rPr>
      </w:pPr>
      <w:ins w:id="1207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</w:ins>
    </w:p>
    <w:p w14:paraId="3030B671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208" w:author="Lebogang Ndlovu" w:date="2024-03-29T20:16:00Z" w16du:dateUtc="2024-03-29T18:16:00Z"/>
          <w:rFonts w:ascii="Arial" w:hAnsi="Arial" w:cs="Arial"/>
        </w:rPr>
      </w:pPr>
    </w:p>
    <w:p w14:paraId="57D3E577" w14:textId="77777777" w:rsidR="005840B2" w:rsidRPr="00B73EEA" w:rsidRDefault="005840B2" w:rsidP="005840B2">
      <w:pPr>
        <w:pStyle w:val="NormalWeb"/>
        <w:shd w:val="clear" w:color="auto" w:fill="FFFFFF"/>
        <w:spacing w:before="0" w:beforeAutospacing="0" w:after="0" w:afterAutospacing="0"/>
        <w:rPr>
          <w:ins w:id="1209" w:author="Lebogang Ndlovu" w:date="2024-03-29T20:16:00Z" w16du:dateUtc="2024-03-29T18:16:00Z"/>
          <w:rFonts w:ascii="Arial" w:hAnsi="Arial" w:cs="Arial"/>
        </w:rPr>
      </w:pPr>
      <w:ins w:id="1210" w:author="Lebogang Ndlovu" w:date="2024-03-29T20:16:00Z" w16du:dateUtc="2024-03-29T18:16:00Z">
        <w:r w:rsidRPr="00B73EEA">
          <w:rPr>
            <w:rFonts w:ascii="Arial" w:hAnsi="Arial" w:cs="Arial"/>
          </w:rPr>
          <w:t>}</w:t>
        </w:r>
      </w:ins>
    </w:p>
    <w:p w14:paraId="09D322E1" w14:textId="77777777" w:rsidR="006E6C94" w:rsidRPr="00B73EEA" w:rsidRDefault="006E6C94" w:rsidP="006E6C94">
      <w:pPr>
        <w:rPr>
          <w:ins w:id="1211" w:author="Lebogang Ndlovu" w:date="2024-03-29T20:16:00Z" w16du:dateUtc="2024-03-29T18:16:00Z"/>
          <w:rFonts w:ascii="Arial" w:hAnsi="Arial" w:cs="Arial"/>
          <w:sz w:val="24"/>
          <w:szCs w:val="24"/>
        </w:rPr>
      </w:pPr>
    </w:p>
    <w:p w14:paraId="1B3EF3E0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12" w:author="Lebogang Ndlovu" w:date="2024-03-29T20:16:00Z" w16du:dateUtc="2024-03-29T18:16:00Z"/>
          <w:rFonts w:ascii="Arial" w:hAnsi="Arial" w:cs="Arial"/>
        </w:rPr>
      </w:pPr>
      <w:ins w:id="1213" w:author="Lebogang Ndlovu" w:date="2024-03-29T20:16:00Z" w16du:dateUtc="2024-03-29T18:16:00Z">
        <w:r w:rsidRPr="00B73EEA">
          <w:rPr>
            <w:rFonts w:ascii="Arial" w:hAnsi="Arial" w:cs="Arial"/>
            <w:b/>
            <w:bCs/>
            <w:u w:val="single"/>
          </w:rPr>
          <w:t>p</w:t>
        </w:r>
        <w:r w:rsidRPr="00B73EEA">
          <w:rPr>
            <w:rFonts w:ascii="Arial" w:hAnsi="Arial" w:cs="Arial"/>
            <w:b/>
            <w:bCs/>
          </w:rPr>
          <w:t>ackage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591EAACB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14" w:author="Lebogang Ndlovu" w:date="2024-03-29T20:16:00Z" w16du:dateUtc="2024-03-29T18:16:00Z"/>
          <w:rFonts w:ascii="Arial" w:hAnsi="Arial" w:cs="Arial"/>
        </w:rPr>
      </w:pPr>
    </w:p>
    <w:p w14:paraId="088B2676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15" w:author="Lebogang Ndlovu" w:date="2024-03-29T20:16:00Z" w16du:dateUtc="2024-03-29T18:16:00Z"/>
          <w:rFonts w:ascii="Arial" w:hAnsi="Arial" w:cs="Arial"/>
        </w:rPr>
      </w:pPr>
    </w:p>
    <w:p w14:paraId="5D4F21E1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16" w:author="Lebogang Ndlovu" w:date="2024-03-29T20:16:00Z" w16du:dateUtc="2024-03-29T18:16:00Z"/>
          <w:rFonts w:ascii="Arial" w:hAnsi="Arial" w:cs="Arial"/>
        </w:rPr>
      </w:pPr>
      <w:ins w:id="1217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user </w:t>
        </w:r>
        <w:proofErr w:type="gramStart"/>
        <w:r w:rsidRPr="00B73EEA">
          <w:rPr>
            <w:rFonts w:ascii="Arial" w:hAnsi="Arial" w:cs="Arial"/>
          </w:rPr>
          <w:t>{ /</w:t>
        </w:r>
        <w:proofErr w:type="gramEnd"/>
        <w:r w:rsidRPr="00B73EEA">
          <w:rPr>
            <w:rFonts w:ascii="Arial" w:hAnsi="Arial" w:cs="Arial"/>
          </w:rPr>
          <w:t>/ ITJVA3-B12 Class Link Group 1;March 26, 2024</w:t>
        </w:r>
      </w:ins>
    </w:p>
    <w:p w14:paraId="3FD3AA9A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18" w:author="Lebogang Ndlovu" w:date="2024-03-29T20:16:00Z" w16du:dateUtc="2024-03-29T18:16:00Z"/>
          <w:rFonts w:ascii="Arial" w:hAnsi="Arial" w:cs="Arial"/>
        </w:rPr>
      </w:pPr>
    </w:p>
    <w:p w14:paraId="3644A512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19" w:author="Lebogang Ndlovu" w:date="2024-03-29T20:16:00Z" w16du:dateUtc="2024-03-29T18:16:00Z"/>
          <w:rFonts w:ascii="Arial" w:hAnsi="Arial" w:cs="Arial"/>
        </w:rPr>
      </w:pPr>
    </w:p>
    <w:p w14:paraId="027D7630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20" w:author="Lebogang Ndlovu" w:date="2024-03-29T20:16:00Z" w16du:dateUtc="2024-03-29T18:16:00Z"/>
          <w:rFonts w:ascii="Arial" w:hAnsi="Arial" w:cs="Arial"/>
        </w:rPr>
      </w:pPr>
      <w:ins w:id="1221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int</w:t>
        </w:r>
        <w:r w:rsidRPr="00B73EEA">
          <w:rPr>
            <w:rFonts w:ascii="Arial" w:hAnsi="Arial" w:cs="Arial"/>
          </w:rPr>
          <w:t xml:space="preserve"> id; // Database ID for the user</w:t>
        </w:r>
      </w:ins>
    </w:p>
    <w:p w14:paraId="222BD054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22" w:author="Lebogang Ndlovu" w:date="2024-03-29T20:16:00Z" w16du:dateUtc="2024-03-29T18:16:00Z"/>
          <w:rFonts w:ascii="Arial" w:hAnsi="Arial" w:cs="Arial"/>
        </w:rPr>
      </w:pPr>
      <w:ins w:id="1223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String </w:t>
        </w:r>
        <w:proofErr w:type="gramStart"/>
        <w:r w:rsidRPr="00B73EEA">
          <w:rPr>
            <w:rFonts w:ascii="Arial" w:hAnsi="Arial" w:cs="Arial"/>
          </w:rPr>
          <w:t>name;</w:t>
        </w:r>
        <w:proofErr w:type="gramEnd"/>
      </w:ins>
    </w:p>
    <w:p w14:paraId="05E3E589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24" w:author="Lebogang Ndlovu" w:date="2024-03-29T20:16:00Z" w16du:dateUtc="2024-03-29T18:16:00Z"/>
          <w:rFonts w:ascii="Arial" w:hAnsi="Arial" w:cs="Arial"/>
        </w:rPr>
      </w:pPr>
      <w:ins w:id="1225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String </w:t>
        </w:r>
        <w:proofErr w:type="gramStart"/>
        <w:r w:rsidRPr="00B73EEA">
          <w:rPr>
            <w:rFonts w:ascii="Arial" w:hAnsi="Arial" w:cs="Arial"/>
          </w:rPr>
          <w:t>username;</w:t>
        </w:r>
        <w:proofErr w:type="gramEnd"/>
      </w:ins>
    </w:p>
    <w:p w14:paraId="12E97A09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26" w:author="Lebogang Ndlovu" w:date="2024-03-29T20:16:00Z" w16du:dateUtc="2024-03-29T18:16:00Z"/>
          <w:rFonts w:ascii="Arial" w:hAnsi="Arial" w:cs="Arial"/>
        </w:rPr>
      </w:pPr>
      <w:ins w:id="1227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>;</w:t>
        </w:r>
        <w:proofErr w:type="gramEnd"/>
      </w:ins>
    </w:p>
    <w:p w14:paraId="21FB66C4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28" w:author="Lebogang Ndlovu" w:date="2024-03-29T20:16:00Z" w16du:dateUtc="2024-03-29T18:16:00Z"/>
          <w:rFonts w:ascii="Arial" w:hAnsi="Arial" w:cs="Arial"/>
        </w:rPr>
      </w:pPr>
      <w:ins w:id="1229" w:author="Lebogang Ndlovu" w:date="2024-03-29T20:16:00Z" w16du:dateUtc="2024-03-29T18:16:00Z">
        <w:r w:rsidRPr="00B73EEA">
          <w:rPr>
            <w:rFonts w:ascii="Arial" w:hAnsi="Arial" w:cs="Arial"/>
          </w:rPr>
          <w:tab/>
          <w:t>// Getters and setters for user attributes</w:t>
        </w:r>
      </w:ins>
    </w:p>
    <w:p w14:paraId="44A22939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30" w:author="Lebogang Ndlovu" w:date="2024-03-29T20:16:00Z" w16du:dateUtc="2024-03-29T18:16:00Z"/>
          <w:rFonts w:ascii="Arial" w:hAnsi="Arial" w:cs="Arial"/>
        </w:rPr>
      </w:pPr>
      <w:ins w:id="1231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int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getId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1C143624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32" w:author="Lebogang Ndlovu" w:date="2024-03-29T20:16:00Z" w16du:dateUtc="2024-03-29T18:16:00Z"/>
          <w:rFonts w:ascii="Arial" w:hAnsi="Arial" w:cs="Arial"/>
        </w:rPr>
      </w:pPr>
      <w:ins w:id="123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id;</w:t>
        </w:r>
        <w:proofErr w:type="gramEnd"/>
      </w:ins>
    </w:p>
    <w:p w14:paraId="4E6DD307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34" w:author="Lebogang Ndlovu" w:date="2024-03-29T20:16:00Z" w16du:dateUtc="2024-03-29T18:16:00Z"/>
          <w:rFonts w:ascii="Arial" w:hAnsi="Arial" w:cs="Arial"/>
        </w:rPr>
      </w:pPr>
      <w:ins w:id="1235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6645861D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36" w:author="Lebogang Ndlovu" w:date="2024-03-29T20:16:00Z" w16du:dateUtc="2024-03-29T18:16:00Z"/>
          <w:rFonts w:ascii="Arial" w:hAnsi="Arial" w:cs="Arial"/>
        </w:rPr>
      </w:pPr>
    </w:p>
    <w:p w14:paraId="1436E6D2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37" w:author="Lebogang Ndlovu" w:date="2024-03-29T20:16:00Z" w16du:dateUtc="2024-03-29T18:16:00Z"/>
          <w:rFonts w:ascii="Arial" w:hAnsi="Arial" w:cs="Arial"/>
        </w:rPr>
      </w:pPr>
      <w:ins w:id="1238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setId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  <w:b/>
            <w:bCs/>
          </w:rPr>
          <w:t>int</w:t>
        </w:r>
        <w:r w:rsidRPr="00B73EEA">
          <w:rPr>
            <w:rFonts w:ascii="Arial" w:hAnsi="Arial" w:cs="Arial"/>
          </w:rPr>
          <w:t xml:space="preserve"> id) {</w:t>
        </w:r>
      </w:ins>
    </w:p>
    <w:p w14:paraId="1941C96D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39" w:author="Lebogang Ndlovu" w:date="2024-03-29T20:16:00Z" w16du:dateUtc="2024-03-29T18:16:00Z"/>
          <w:rFonts w:ascii="Arial" w:hAnsi="Arial" w:cs="Arial"/>
        </w:rPr>
      </w:pPr>
      <w:ins w:id="1240" w:author="Lebogang Ndlovu" w:date="2024-03-29T20:16:00Z" w16du:dateUtc="2024-03-29T18:16:00Z">
        <w:r w:rsidRPr="00B73EEA">
          <w:rPr>
            <w:rFonts w:ascii="Arial" w:hAnsi="Arial" w:cs="Arial"/>
          </w:rPr>
          <w:lastRenderedPageBreak/>
          <w:t xml:space="preserve">        </w:t>
        </w:r>
        <w:r w:rsidRPr="00B73EEA">
          <w:rPr>
            <w:rFonts w:ascii="Arial" w:hAnsi="Arial" w:cs="Arial"/>
            <w:b/>
            <w:bCs/>
          </w:rPr>
          <w:t>this</w:t>
        </w:r>
        <w:r w:rsidRPr="00B73EEA">
          <w:rPr>
            <w:rFonts w:ascii="Arial" w:hAnsi="Arial" w:cs="Arial"/>
          </w:rPr>
          <w:t xml:space="preserve">.id = </w:t>
        </w:r>
        <w:proofErr w:type="gramStart"/>
        <w:r w:rsidRPr="00B73EEA">
          <w:rPr>
            <w:rFonts w:ascii="Arial" w:hAnsi="Arial" w:cs="Arial"/>
          </w:rPr>
          <w:t>id;</w:t>
        </w:r>
        <w:proofErr w:type="gramEnd"/>
      </w:ins>
    </w:p>
    <w:p w14:paraId="0BD92AD9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41" w:author="Lebogang Ndlovu" w:date="2024-03-29T20:16:00Z" w16du:dateUtc="2024-03-29T18:16:00Z"/>
          <w:rFonts w:ascii="Arial" w:hAnsi="Arial" w:cs="Arial"/>
        </w:rPr>
      </w:pPr>
      <w:ins w:id="1242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254D8EEA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43" w:author="Lebogang Ndlovu" w:date="2024-03-29T20:16:00Z" w16du:dateUtc="2024-03-29T18:16:00Z"/>
          <w:rFonts w:ascii="Arial" w:hAnsi="Arial" w:cs="Arial"/>
        </w:rPr>
      </w:pPr>
    </w:p>
    <w:p w14:paraId="2B7076CF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44" w:author="Lebogang Ndlovu" w:date="2024-03-29T20:16:00Z" w16du:dateUtc="2024-03-29T18:16:00Z"/>
          <w:rFonts w:ascii="Arial" w:hAnsi="Arial" w:cs="Arial"/>
        </w:rPr>
      </w:pPr>
      <w:ins w:id="1245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getName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148AA7D6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46" w:author="Lebogang Ndlovu" w:date="2024-03-29T20:16:00Z" w16du:dateUtc="2024-03-29T18:16:00Z"/>
          <w:rFonts w:ascii="Arial" w:hAnsi="Arial" w:cs="Arial"/>
        </w:rPr>
      </w:pPr>
      <w:ins w:id="124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name;</w:t>
        </w:r>
        <w:proofErr w:type="gramEnd"/>
      </w:ins>
    </w:p>
    <w:p w14:paraId="26557EE8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48" w:author="Lebogang Ndlovu" w:date="2024-03-29T20:16:00Z" w16du:dateUtc="2024-03-29T18:16:00Z"/>
          <w:rFonts w:ascii="Arial" w:hAnsi="Arial" w:cs="Arial"/>
        </w:rPr>
      </w:pPr>
      <w:ins w:id="1249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38F24CAB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50" w:author="Lebogang Ndlovu" w:date="2024-03-29T20:16:00Z" w16du:dateUtc="2024-03-29T18:16:00Z"/>
          <w:rFonts w:ascii="Arial" w:hAnsi="Arial" w:cs="Arial"/>
        </w:rPr>
      </w:pPr>
    </w:p>
    <w:p w14:paraId="4274136A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51" w:author="Lebogang Ndlovu" w:date="2024-03-29T20:16:00Z" w16du:dateUtc="2024-03-29T18:16:00Z"/>
          <w:rFonts w:ascii="Arial" w:hAnsi="Arial" w:cs="Arial"/>
        </w:rPr>
      </w:pPr>
      <w:ins w:id="1252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setName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String name) {</w:t>
        </w:r>
      </w:ins>
    </w:p>
    <w:p w14:paraId="7A19946F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53" w:author="Lebogang Ndlovu" w:date="2024-03-29T20:16:00Z" w16du:dateUtc="2024-03-29T18:16:00Z"/>
          <w:rFonts w:ascii="Arial" w:hAnsi="Arial" w:cs="Arial"/>
        </w:rPr>
      </w:pPr>
      <w:ins w:id="125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this</w:t>
        </w:r>
        <w:r w:rsidRPr="00B73EEA">
          <w:rPr>
            <w:rFonts w:ascii="Arial" w:hAnsi="Arial" w:cs="Arial"/>
          </w:rPr>
          <w:t xml:space="preserve">.name = </w:t>
        </w:r>
        <w:proofErr w:type="gramStart"/>
        <w:r w:rsidRPr="00B73EEA">
          <w:rPr>
            <w:rFonts w:ascii="Arial" w:hAnsi="Arial" w:cs="Arial"/>
          </w:rPr>
          <w:t>name;</w:t>
        </w:r>
        <w:proofErr w:type="gramEnd"/>
      </w:ins>
    </w:p>
    <w:p w14:paraId="426058BD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55" w:author="Lebogang Ndlovu" w:date="2024-03-29T20:16:00Z" w16du:dateUtc="2024-03-29T18:16:00Z"/>
          <w:rFonts w:ascii="Arial" w:hAnsi="Arial" w:cs="Arial"/>
        </w:rPr>
      </w:pPr>
      <w:ins w:id="1256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05393297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57" w:author="Lebogang Ndlovu" w:date="2024-03-29T20:16:00Z" w16du:dateUtc="2024-03-29T18:16:00Z"/>
          <w:rFonts w:ascii="Arial" w:hAnsi="Arial" w:cs="Arial"/>
        </w:rPr>
      </w:pPr>
    </w:p>
    <w:p w14:paraId="7E567BDB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58" w:author="Lebogang Ndlovu" w:date="2024-03-29T20:16:00Z" w16du:dateUtc="2024-03-29T18:16:00Z"/>
          <w:rFonts w:ascii="Arial" w:hAnsi="Arial" w:cs="Arial"/>
        </w:rPr>
      </w:pPr>
      <w:ins w:id="1259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getUserName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56DA78D1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60" w:author="Lebogang Ndlovu" w:date="2024-03-29T20:16:00Z" w16du:dateUtc="2024-03-29T18:16:00Z"/>
          <w:rFonts w:ascii="Arial" w:hAnsi="Arial" w:cs="Arial"/>
        </w:rPr>
      </w:pPr>
      <w:ins w:id="126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username;</w:t>
        </w:r>
        <w:proofErr w:type="gramEnd"/>
      </w:ins>
    </w:p>
    <w:p w14:paraId="1659D84C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62" w:author="Lebogang Ndlovu" w:date="2024-03-29T20:16:00Z" w16du:dateUtc="2024-03-29T18:16:00Z"/>
          <w:rFonts w:ascii="Arial" w:hAnsi="Arial" w:cs="Arial"/>
        </w:rPr>
      </w:pPr>
      <w:ins w:id="1263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0FCBA471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64" w:author="Lebogang Ndlovu" w:date="2024-03-29T20:16:00Z" w16du:dateUtc="2024-03-29T18:16:00Z"/>
          <w:rFonts w:ascii="Arial" w:hAnsi="Arial" w:cs="Arial"/>
        </w:rPr>
      </w:pPr>
    </w:p>
    <w:p w14:paraId="12704BCF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65" w:author="Lebogang Ndlovu" w:date="2024-03-29T20:16:00Z" w16du:dateUtc="2024-03-29T18:16:00Z"/>
          <w:rFonts w:ascii="Arial" w:hAnsi="Arial" w:cs="Arial"/>
        </w:rPr>
      </w:pPr>
      <w:ins w:id="1266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setUserName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String </w:t>
        </w:r>
        <w:proofErr w:type="spellStart"/>
        <w:r w:rsidRPr="00B73EEA">
          <w:rPr>
            <w:rFonts w:ascii="Arial" w:hAnsi="Arial" w:cs="Arial"/>
          </w:rPr>
          <w:t>userName</w:t>
        </w:r>
        <w:proofErr w:type="spellEnd"/>
        <w:r w:rsidRPr="00B73EEA">
          <w:rPr>
            <w:rFonts w:ascii="Arial" w:hAnsi="Arial" w:cs="Arial"/>
          </w:rPr>
          <w:t>) {</w:t>
        </w:r>
      </w:ins>
    </w:p>
    <w:p w14:paraId="791905FC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67" w:author="Lebogang Ndlovu" w:date="2024-03-29T20:16:00Z" w16du:dateUtc="2024-03-29T18:16:00Z"/>
          <w:rFonts w:ascii="Arial" w:hAnsi="Arial" w:cs="Arial"/>
        </w:rPr>
      </w:pPr>
      <w:ins w:id="1268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proofErr w:type="spellStart"/>
        <w:proofErr w:type="gramStart"/>
        <w:r w:rsidRPr="00B73EEA">
          <w:rPr>
            <w:rFonts w:ascii="Arial" w:hAnsi="Arial" w:cs="Arial"/>
            <w:b/>
            <w:bCs/>
          </w:rPr>
          <w:t>this</w:t>
        </w:r>
        <w:r w:rsidRPr="00B73EEA">
          <w:rPr>
            <w:rFonts w:ascii="Arial" w:hAnsi="Arial" w:cs="Arial"/>
          </w:rPr>
          <w:t>.username</w:t>
        </w:r>
        <w:proofErr w:type="spellEnd"/>
        <w:proofErr w:type="gram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userName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500780D1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69" w:author="Lebogang Ndlovu" w:date="2024-03-29T20:16:00Z" w16du:dateUtc="2024-03-29T18:16:00Z"/>
          <w:rFonts w:ascii="Arial" w:hAnsi="Arial" w:cs="Arial"/>
        </w:rPr>
      </w:pPr>
      <w:ins w:id="1270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4AE5BDE6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71" w:author="Lebogang Ndlovu" w:date="2024-03-29T20:16:00Z" w16du:dateUtc="2024-03-29T18:16:00Z"/>
          <w:rFonts w:ascii="Arial" w:hAnsi="Arial" w:cs="Arial"/>
        </w:rPr>
      </w:pPr>
    </w:p>
    <w:p w14:paraId="6AB2F093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72" w:author="Lebogang Ndlovu" w:date="2024-03-29T20:16:00Z" w16du:dateUtc="2024-03-29T18:16:00Z"/>
          <w:rFonts w:ascii="Arial" w:hAnsi="Arial" w:cs="Arial"/>
        </w:rPr>
      </w:pPr>
      <w:ins w:id="1273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getHashedPassword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6DC4374D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74" w:author="Lebogang Ndlovu" w:date="2024-03-29T20:16:00Z" w16du:dateUtc="2024-03-29T18:16:00Z"/>
          <w:rFonts w:ascii="Arial" w:hAnsi="Arial" w:cs="Arial"/>
        </w:rPr>
      </w:pPr>
      <w:ins w:id="1275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>;</w:t>
        </w:r>
        <w:proofErr w:type="gramEnd"/>
      </w:ins>
    </w:p>
    <w:p w14:paraId="1B8A8780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76" w:author="Lebogang Ndlovu" w:date="2024-03-29T20:16:00Z" w16du:dateUtc="2024-03-29T18:16:00Z"/>
          <w:rFonts w:ascii="Arial" w:hAnsi="Arial" w:cs="Arial"/>
        </w:rPr>
      </w:pPr>
      <w:ins w:id="1277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2C7CFD29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78" w:author="Lebogang Ndlovu" w:date="2024-03-29T20:16:00Z" w16du:dateUtc="2024-03-29T18:16:00Z"/>
          <w:rFonts w:ascii="Arial" w:hAnsi="Arial" w:cs="Arial"/>
        </w:rPr>
      </w:pPr>
    </w:p>
    <w:p w14:paraId="5208E88F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79" w:author="Lebogang Ndlovu" w:date="2024-03-29T20:16:00Z" w16du:dateUtc="2024-03-29T18:16:00Z"/>
          <w:rFonts w:ascii="Arial" w:hAnsi="Arial" w:cs="Arial"/>
        </w:rPr>
      </w:pPr>
      <w:ins w:id="1280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setHashedPassword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String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>) {</w:t>
        </w:r>
      </w:ins>
    </w:p>
    <w:p w14:paraId="3ACE878C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81" w:author="Lebogang Ndlovu" w:date="2024-03-29T20:16:00Z" w16du:dateUtc="2024-03-29T18:16:00Z"/>
          <w:rFonts w:ascii="Arial" w:hAnsi="Arial" w:cs="Arial"/>
        </w:rPr>
      </w:pPr>
      <w:ins w:id="1282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proofErr w:type="spellStart"/>
        <w:proofErr w:type="gramStart"/>
        <w:r w:rsidRPr="00B73EEA">
          <w:rPr>
            <w:rFonts w:ascii="Arial" w:hAnsi="Arial" w:cs="Arial"/>
            <w:b/>
            <w:bCs/>
          </w:rPr>
          <w:t>this</w:t>
        </w:r>
        <w:r w:rsidRPr="00B73EEA">
          <w:rPr>
            <w:rFonts w:ascii="Arial" w:hAnsi="Arial" w:cs="Arial"/>
          </w:rPr>
          <w:t>.hashedPassword</w:t>
        </w:r>
        <w:proofErr w:type="spellEnd"/>
        <w:proofErr w:type="gram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2032D848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83" w:author="Lebogang Ndlovu" w:date="2024-03-29T20:16:00Z" w16du:dateUtc="2024-03-29T18:16:00Z"/>
          <w:rFonts w:ascii="Arial" w:hAnsi="Arial" w:cs="Arial"/>
        </w:rPr>
      </w:pPr>
      <w:ins w:id="1284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59A01480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85" w:author="Lebogang Ndlovu" w:date="2024-03-29T20:16:00Z" w16du:dateUtc="2024-03-29T18:16:00Z"/>
          <w:rFonts w:ascii="Arial" w:hAnsi="Arial" w:cs="Arial"/>
        </w:rPr>
      </w:pPr>
    </w:p>
    <w:p w14:paraId="6D3F643D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86" w:author="Lebogang Ndlovu" w:date="2024-03-29T20:16:00Z" w16du:dateUtc="2024-03-29T18:16:00Z"/>
          <w:rFonts w:ascii="Arial" w:hAnsi="Arial" w:cs="Arial"/>
        </w:rPr>
      </w:pPr>
      <w:ins w:id="1287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checkBalance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33F56E06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88" w:author="Lebogang Ndlovu" w:date="2024-03-29T20:16:00Z" w16du:dateUtc="2024-03-29T18:16:00Z"/>
          <w:rFonts w:ascii="Arial" w:hAnsi="Arial" w:cs="Arial"/>
        </w:rPr>
      </w:pPr>
      <w:ins w:id="1289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698AAB60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90" w:author="Lebogang Ndlovu" w:date="2024-03-29T20:16:00Z" w16du:dateUtc="2024-03-29T18:16:00Z"/>
          <w:rFonts w:ascii="Arial" w:hAnsi="Arial" w:cs="Arial"/>
        </w:rPr>
      </w:pPr>
      <w:ins w:id="1291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07DD81DB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92" w:author="Lebogang Ndlovu" w:date="2024-03-29T20:16:00Z" w16du:dateUtc="2024-03-29T18:16:00Z"/>
          <w:rFonts w:ascii="Arial" w:hAnsi="Arial" w:cs="Arial"/>
        </w:rPr>
      </w:pPr>
      <w:ins w:id="1293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57CB6B53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94" w:author="Lebogang Ndlovu" w:date="2024-03-29T20:16:00Z" w16du:dateUtc="2024-03-29T18:16:00Z"/>
          <w:rFonts w:ascii="Arial" w:hAnsi="Arial" w:cs="Arial"/>
        </w:rPr>
      </w:pPr>
    </w:p>
    <w:p w14:paraId="31E134E8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95" w:author="Lebogang Ndlovu" w:date="2024-03-29T20:16:00Z" w16du:dateUtc="2024-03-29T18:16:00Z"/>
          <w:rFonts w:ascii="Arial" w:hAnsi="Arial" w:cs="Arial"/>
        </w:rPr>
      </w:pPr>
      <w:ins w:id="1296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&lt;</w:t>
        </w:r>
        <w:proofErr w:type="spellStart"/>
        <w:r w:rsidRPr="00B73EEA">
          <w:rPr>
            <w:rFonts w:ascii="Arial" w:hAnsi="Arial" w:cs="Arial"/>
          </w:rPr>
          <w:t>CheckingAccount</w:t>
        </w:r>
        <w:proofErr w:type="spellEnd"/>
        <w:r w:rsidRPr="00B73EEA">
          <w:rPr>
            <w:rFonts w:ascii="Arial" w:hAnsi="Arial" w:cs="Arial"/>
          </w:rPr>
          <w:t xml:space="preserve">&gt; </w:t>
        </w:r>
        <w:proofErr w:type="spellStart"/>
        <w:r w:rsidRPr="00B73EEA">
          <w:rPr>
            <w:rFonts w:ascii="Arial" w:hAnsi="Arial" w:cs="Arial"/>
          </w:rPr>
          <w:t>CheckingAccount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getConnection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27B77562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97" w:author="Lebogang Ndlovu" w:date="2024-03-29T20:16:00Z" w16du:dateUtc="2024-03-29T18:16:00Z"/>
          <w:rFonts w:ascii="Arial" w:hAnsi="Arial" w:cs="Arial"/>
        </w:rPr>
      </w:pPr>
      <w:ins w:id="1298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441F06EB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299" w:author="Lebogang Ndlovu" w:date="2024-03-29T20:16:00Z" w16du:dateUtc="2024-03-29T18:16:00Z"/>
          <w:rFonts w:ascii="Arial" w:hAnsi="Arial" w:cs="Arial"/>
        </w:rPr>
      </w:pPr>
      <w:ins w:id="1300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755948CC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01" w:author="Lebogang Ndlovu" w:date="2024-03-29T20:16:00Z" w16du:dateUtc="2024-03-29T18:16:00Z"/>
          <w:rFonts w:ascii="Arial" w:hAnsi="Arial" w:cs="Arial"/>
        </w:rPr>
      </w:pPr>
      <w:ins w:id="1302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7D4ABBBB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03" w:author="Lebogang Ndlovu" w:date="2024-03-29T20:16:00Z" w16du:dateUtc="2024-03-29T18:16:00Z"/>
          <w:rFonts w:ascii="Arial" w:hAnsi="Arial" w:cs="Arial"/>
        </w:rPr>
      </w:pPr>
    </w:p>
    <w:p w14:paraId="3710FE6E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04" w:author="Lebogang Ndlovu" w:date="2024-03-29T20:16:00Z" w16du:dateUtc="2024-03-29T18:16:00Z"/>
          <w:rFonts w:ascii="Arial" w:hAnsi="Arial" w:cs="Arial"/>
        </w:rPr>
      </w:pPr>
      <w:ins w:id="1305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setAccount</w:t>
        </w:r>
        <w:proofErr w:type="spellEnd"/>
        <w:r w:rsidRPr="00B73EEA">
          <w:rPr>
            <w:rFonts w:ascii="Arial" w:hAnsi="Arial" w:cs="Arial"/>
          </w:rPr>
          <w:t>(</w:t>
        </w:r>
        <w:proofErr w:type="spellStart"/>
        <w:proofErr w:type="gramEnd"/>
        <w:r w:rsidRPr="00B73EEA">
          <w:rPr>
            <w:rFonts w:ascii="Arial" w:hAnsi="Arial" w:cs="Arial"/>
          </w:rPr>
          <w:t>BankAccount</w:t>
        </w:r>
        <w:proofErr w:type="spellEnd"/>
        <w:r w:rsidRPr="00B73EEA">
          <w:rPr>
            <w:rFonts w:ascii="Arial" w:hAnsi="Arial" w:cs="Arial"/>
          </w:rPr>
          <w:t xml:space="preserve"> account) {</w:t>
        </w:r>
      </w:ins>
    </w:p>
    <w:p w14:paraId="21FD816D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06" w:author="Lebogang Ndlovu" w:date="2024-03-29T20:16:00Z" w16du:dateUtc="2024-03-29T18:16:00Z"/>
          <w:rFonts w:ascii="Arial" w:hAnsi="Arial" w:cs="Arial"/>
        </w:rPr>
      </w:pPr>
      <w:ins w:id="1307" w:author="Lebogang Ndlovu" w:date="2024-03-29T20:16:00Z" w16du:dateUtc="2024-03-29T18:16:00Z">
        <w:r w:rsidRPr="00B73EEA">
          <w:rPr>
            <w:rFonts w:ascii="Arial" w:hAnsi="Arial" w:cs="Arial"/>
          </w:rPr>
          <w:t>}</w:t>
        </w:r>
      </w:ins>
    </w:p>
    <w:p w14:paraId="155B06AC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08" w:author="Lebogang Ndlovu" w:date="2024-03-29T20:16:00Z" w16du:dateUtc="2024-03-29T18:16:00Z"/>
          <w:rFonts w:ascii="Arial" w:hAnsi="Arial" w:cs="Arial"/>
        </w:rPr>
      </w:pPr>
    </w:p>
    <w:p w14:paraId="601BA051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09" w:author="Lebogang Ndlovu" w:date="2024-03-29T20:16:00Z" w16du:dateUtc="2024-03-29T18:16:00Z"/>
          <w:rFonts w:ascii="Arial" w:hAnsi="Arial" w:cs="Arial"/>
        </w:rPr>
      </w:pPr>
      <w:ins w:id="1310" w:author="Lebogang Ndlovu" w:date="2024-03-29T20:16:00Z" w16du:dateUtc="2024-03-29T18:16:00Z">
        <w:r w:rsidRPr="00B73EEA">
          <w:rPr>
            <w:rFonts w:ascii="Arial" w:hAnsi="Arial" w:cs="Arial"/>
          </w:rPr>
          <w:t>}</w:t>
        </w:r>
      </w:ins>
    </w:p>
    <w:p w14:paraId="1EE2273C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11" w:author="Lebogang Ndlovu" w:date="2024-03-29T20:16:00Z" w16du:dateUtc="2024-03-29T18:16:00Z"/>
          <w:rFonts w:ascii="Arial" w:hAnsi="Arial" w:cs="Arial"/>
        </w:rPr>
      </w:pPr>
    </w:p>
    <w:p w14:paraId="6507DA2C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12" w:author="Lebogang Ndlovu" w:date="2024-03-29T20:16:00Z" w16du:dateUtc="2024-03-29T18:16:00Z"/>
          <w:rFonts w:ascii="Arial" w:hAnsi="Arial" w:cs="Arial"/>
        </w:rPr>
      </w:pPr>
    </w:p>
    <w:p w14:paraId="7949BEB8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313" w:author="Lebogang Ndlovu" w:date="2024-03-29T20:16:00Z" w16du:dateUtc="2024-03-29T18:16:00Z"/>
          <w:rFonts w:ascii="Arial" w:hAnsi="Arial" w:cs="Arial"/>
        </w:rPr>
      </w:pPr>
    </w:p>
    <w:p w14:paraId="0934FA3F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14" w:author="Lebogang Ndlovu" w:date="2024-03-29T20:16:00Z" w16du:dateUtc="2024-03-29T18:16:00Z"/>
          <w:rFonts w:ascii="Arial" w:hAnsi="Arial" w:cs="Arial"/>
        </w:rPr>
      </w:pPr>
      <w:ins w:id="1315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package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5070EABF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16" w:author="Lebogang Ndlovu" w:date="2024-03-29T20:16:00Z" w16du:dateUtc="2024-03-29T18:16:00Z"/>
          <w:rFonts w:ascii="Arial" w:hAnsi="Arial" w:cs="Arial"/>
        </w:rPr>
      </w:pPr>
    </w:p>
    <w:p w14:paraId="16EA9381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17" w:author="Lebogang Ndlovu" w:date="2024-03-29T20:16:00Z" w16du:dateUtc="2024-03-29T18:16:00Z"/>
          <w:rFonts w:ascii="Arial" w:hAnsi="Arial" w:cs="Arial"/>
        </w:rPr>
      </w:pPr>
      <w:ins w:id="1318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BankAccount</w:t>
        </w:r>
        <w:proofErr w:type="spellEnd"/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implements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BankingOperations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402987D7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19" w:author="Lebogang Ndlovu" w:date="2024-03-29T20:16:00Z" w16du:dateUtc="2024-03-29T18:16:00Z"/>
          <w:rFonts w:ascii="Arial" w:hAnsi="Arial" w:cs="Arial"/>
        </w:rPr>
      </w:pPr>
    </w:p>
    <w:p w14:paraId="144D23FE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20" w:author="Lebogang Ndlovu" w:date="2024-03-29T20:16:00Z" w16du:dateUtc="2024-03-29T18:16:00Z"/>
          <w:rFonts w:ascii="Arial" w:hAnsi="Arial" w:cs="Arial"/>
        </w:rPr>
      </w:pPr>
      <w:ins w:id="1321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interface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BankingOperations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6E6A756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22" w:author="Lebogang Ndlovu" w:date="2024-03-29T20:16:00Z" w16du:dateUtc="2024-03-29T18:16:00Z"/>
          <w:rFonts w:ascii="Arial" w:hAnsi="Arial" w:cs="Arial"/>
        </w:rPr>
      </w:pPr>
      <w:ins w:id="132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checkBalance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);</w:t>
        </w:r>
      </w:ins>
    </w:p>
    <w:p w14:paraId="0527D29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24" w:author="Lebogang Ndlovu" w:date="2024-03-29T20:16:00Z" w16du:dateUtc="2024-03-29T18:16:00Z"/>
          <w:rFonts w:ascii="Arial" w:hAnsi="Arial" w:cs="Arial"/>
        </w:rPr>
      </w:pPr>
    </w:p>
    <w:p w14:paraId="63C74F76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25" w:author="Lebogang Ndlovu" w:date="2024-03-29T20:16:00Z" w16du:dateUtc="2024-03-29T18:16:00Z"/>
          <w:rFonts w:ascii="Arial" w:hAnsi="Arial" w:cs="Arial"/>
        </w:rPr>
      </w:pPr>
      <w:ins w:id="1326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deposit(</w:t>
        </w:r>
        <w:proofErr w:type="gramEnd"/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amount)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704042D2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27" w:author="Lebogang Ndlovu" w:date="2024-03-29T20:16:00Z" w16du:dateUtc="2024-03-29T18:16:00Z"/>
          <w:rFonts w:ascii="Arial" w:hAnsi="Arial" w:cs="Arial"/>
        </w:rPr>
      </w:pPr>
    </w:p>
    <w:p w14:paraId="6C50742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28" w:author="Lebogang Ndlovu" w:date="2024-03-29T20:16:00Z" w16du:dateUtc="2024-03-29T18:16:00Z"/>
          <w:rFonts w:ascii="Arial" w:hAnsi="Arial" w:cs="Arial"/>
        </w:rPr>
      </w:pPr>
      <w:ins w:id="1329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withdraw(</w:t>
        </w:r>
        <w:proofErr w:type="gramEnd"/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amount)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InsufficientFundsException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65845AA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30" w:author="Lebogang Ndlovu" w:date="2024-03-29T20:16:00Z" w16du:dateUtc="2024-03-29T18:16:00Z"/>
          <w:rFonts w:ascii="Arial" w:hAnsi="Arial" w:cs="Arial"/>
        </w:rPr>
      </w:pPr>
    </w:p>
    <w:p w14:paraId="2197715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31" w:author="Lebogang Ndlovu" w:date="2024-03-29T20:16:00Z" w16du:dateUtc="2024-03-29T18:16:00Z"/>
          <w:rFonts w:ascii="Arial" w:hAnsi="Arial" w:cs="Arial"/>
        </w:rPr>
      </w:pPr>
      <w:ins w:id="1332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transferFunds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Account </w:t>
        </w:r>
        <w:proofErr w:type="spellStart"/>
        <w:r w:rsidRPr="00B73EEA">
          <w:rPr>
            <w:rFonts w:ascii="Arial" w:hAnsi="Arial" w:cs="Arial"/>
          </w:rPr>
          <w:t>toAccount</w:t>
        </w:r>
        <w:proofErr w:type="spellEnd"/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amount)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InsufficientFundsException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49E41648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33" w:author="Lebogang Ndlovu" w:date="2024-03-29T20:16:00Z" w16du:dateUtc="2024-03-29T18:16:00Z"/>
          <w:rFonts w:ascii="Arial" w:hAnsi="Arial" w:cs="Arial"/>
        </w:rPr>
      </w:pPr>
      <w:ins w:id="1334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4E37B5C7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35" w:author="Lebogang Ndlovu" w:date="2024-03-29T20:16:00Z" w16du:dateUtc="2024-03-29T18:16:00Z"/>
          <w:rFonts w:ascii="Arial" w:hAnsi="Arial" w:cs="Arial"/>
        </w:rPr>
      </w:pPr>
    </w:p>
    <w:p w14:paraId="4A45632B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36" w:author="Lebogang Ndlovu" w:date="2024-03-29T20:16:00Z" w16du:dateUtc="2024-03-29T18:16:00Z"/>
          <w:rFonts w:ascii="Arial" w:hAnsi="Arial" w:cs="Arial"/>
        </w:rPr>
      </w:pPr>
      <w:ins w:id="1337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</w:ins>
    </w:p>
    <w:p w14:paraId="62FA343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38" w:author="Lebogang Ndlovu" w:date="2024-03-29T20:16:00Z" w16du:dateUtc="2024-03-29T18:16:00Z"/>
          <w:rFonts w:ascii="Arial" w:hAnsi="Arial" w:cs="Arial"/>
        </w:rPr>
      </w:pPr>
      <w:ins w:id="1339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abstract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Account </w:t>
        </w:r>
        <w:r w:rsidRPr="00B73EEA">
          <w:rPr>
            <w:rFonts w:ascii="Arial" w:hAnsi="Arial" w:cs="Arial"/>
            <w:b/>
            <w:bCs/>
          </w:rPr>
          <w:t>implements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BankingOperations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33B2531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40" w:author="Lebogang Ndlovu" w:date="2024-03-29T20:16:00Z" w16du:dateUtc="2024-03-29T18:16:00Z"/>
          <w:rFonts w:ascii="Arial" w:hAnsi="Arial" w:cs="Arial"/>
        </w:rPr>
      </w:pPr>
      <w:ins w:id="134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protected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int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accountNumber</w:t>
        </w:r>
        <w:proofErr w:type="spellEnd"/>
        <w:r w:rsidRPr="00B73EEA">
          <w:rPr>
            <w:rFonts w:ascii="Arial" w:hAnsi="Arial" w:cs="Arial"/>
          </w:rPr>
          <w:t>;</w:t>
        </w:r>
        <w:proofErr w:type="gramEnd"/>
      </w:ins>
    </w:p>
    <w:p w14:paraId="5B2B424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42" w:author="Lebogang Ndlovu" w:date="2024-03-29T20:16:00Z" w16du:dateUtc="2024-03-29T18:16:00Z"/>
          <w:rFonts w:ascii="Arial" w:hAnsi="Arial" w:cs="Arial"/>
        </w:rPr>
      </w:pPr>
      <w:ins w:id="134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protected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balance;</w:t>
        </w:r>
        <w:proofErr w:type="gramEnd"/>
      </w:ins>
    </w:p>
    <w:p w14:paraId="259B3162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44" w:author="Lebogang Ndlovu" w:date="2024-03-29T20:16:00Z" w16du:dateUtc="2024-03-29T18:16:00Z"/>
          <w:rFonts w:ascii="Arial" w:hAnsi="Arial" w:cs="Arial"/>
        </w:rPr>
      </w:pPr>
      <w:ins w:id="1345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protected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Mzanzi.Bank.System.User</w:t>
        </w:r>
        <w:proofErr w:type="spellEnd"/>
        <w:proofErr w:type="gramEnd"/>
        <w:r w:rsidRPr="00B73EEA">
          <w:rPr>
            <w:rFonts w:ascii="Arial" w:hAnsi="Arial" w:cs="Arial"/>
          </w:rPr>
          <w:t xml:space="preserve"> user;</w:t>
        </w:r>
      </w:ins>
    </w:p>
    <w:p w14:paraId="4DC232E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46" w:author="Lebogang Ndlovu" w:date="2024-03-29T20:16:00Z" w16du:dateUtc="2024-03-29T18:16:00Z"/>
          <w:rFonts w:ascii="Arial" w:hAnsi="Arial" w:cs="Arial"/>
        </w:rPr>
      </w:pPr>
      <w:ins w:id="1347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</w:ins>
    </w:p>
    <w:p w14:paraId="2E287C06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48" w:author="Lebogang Ndlovu" w:date="2024-03-29T20:16:00Z" w16du:dateUtc="2024-03-29T18:16:00Z"/>
          <w:rFonts w:ascii="Arial" w:hAnsi="Arial" w:cs="Arial"/>
        </w:rPr>
      </w:pPr>
      <w:ins w:id="1349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Account(</w:t>
        </w:r>
        <w:proofErr w:type="gramEnd"/>
        <w:r w:rsidRPr="00B73EEA">
          <w:rPr>
            <w:rFonts w:ascii="Arial" w:hAnsi="Arial" w:cs="Arial"/>
            <w:b/>
            <w:bCs/>
          </w:rPr>
          <w:t>int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accountNumber</w:t>
        </w:r>
        <w:proofErr w:type="spellEnd"/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balance, </w:t>
        </w:r>
        <w:proofErr w:type="spellStart"/>
        <w:r w:rsidRPr="00B73EEA">
          <w:rPr>
            <w:rFonts w:ascii="Arial" w:hAnsi="Arial" w:cs="Arial"/>
          </w:rPr>
          <w:t>Mzanzi.Bank.System.User</w:t>
        </w:r>
        <w:proofErr w:type="spellEnd"/>
        <w:r w:rsidRPr="00B73EEA">
          <w:rPr>
            <w:rFonts w:ascii="Arial" w:hAnsi="Arial" w:cs="Arial"/>
          </w:rPr>
          <w:t xml:space="preserve"> user2) {</w:t>
        </w:r>
      </w:ins>
    </w:p>
    <w:p w14:paraId="622AC86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50" w:author="Lebogang Ndlovu" w:date="2024-03-29T20:16:00Z" w16du:dateUtc="2024-03-29T18:16:00Z"/>
          <w:rFonts w:ascii="Arial" w:hAnsi="Arial" w:cs="Arial"/>
        </w:rPr>
      </w:pPr>
      <w:ins w:id="135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  <w:b/>
            <w:bCs/>
          </w:rPr>
          <w:t>this</w:t>
        </w:r>
        <w:r w:rsidRPr="00B73EEA">
          <w:rPr>
            <w:rFonts w:ascii="Arial" w:hAnsi="Arial" w:cs="Arial"/>
          </w:rPr>
          <w:t>.accountNumber</w:t>
        </w:r>
        <w:proofErr w:type="spellEnd"/>
        <w:proofErr w:type="gram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accountNumber</w:t>
        </w:r>
        <w:proofErr w:type="spellEnd"/>
        <w:r w:rsidRPr="00B73EEA">
          <w:rPr>
            <w:rFonts w:ascii="Arial" w:hAnsi="Arial" w:cs="Arial"/>
          </w:rPr>
          <w:t>;</w:t>
        </w:r>
      </w:ins>
    </w:p>
    <w:p w14:paraId="1E57B3B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52" w:author="Lebogang Ndlovu" w:date="2024-03-29T20:16:00Z" w16du:dateUtc="2024-03-29T18:16:00Z"/>
          <w:rFonts w:ascii="Arial" w:hAnsi="Arial" w:cs="Arial"/>
        </w:rPr>
      </w:pPr>
      <w:ins w:id="135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proofErr w:type="spellStart"/>
        <w:proofErr w:type="gramStart"/>
        <w:r w:rsidRPr="00B73EEA">
          <w:rPr>
            <w:rFonts w:ascii="Arial" w:hAnsi="Arial" w:cs="Arial"/>
            <w:b/>
            <w:bCs/>
          </w:rPr>
          <w:t>this</w:t>
        </w:r>
        <w:r w:rsidRPr="00B73EEA">
          <w:rPr>
            <w:rFonts w:ascii="Arial" w:hAnsi="Arial" w:cs="Arial"/>
          </w:rPr>
          <w:t>.balance</w:t>
        </w:r>
        <w:proofErr w:type="spellEnd"/>
        <w:proofErr w:type="gramEnd"/>
        <w:r w:rsidRPr="00B73EEA">
          <w:rPr>
            <w:rFonts w:ascii="Arial" w:hAnsi="Arial" w:cs="Arial"/>
          </w:rPr>
          <w:t xml:space="preserve"> = balance;</w:t>
        </w:r>
      </w:ins>
    </w:p>
    <w:p w14:paraId="2595930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54" w:author="Lebogang Ndlovu" w:date="2024-03-29T20:16:00Z" w16du:dateUtc="2024-03-29T18:16:00Z"/>
          <w:rFonts w:ascii="Arial" w:hAnsi="Arial" w:cs="Arial"/>
        </w:rPr>
      </w:pPr>
      <w:ins w:id="1355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proofErr w:type="spellStart"/>
        <w:r w:rsidRPr="00B73EEA">
          <w:rPr>
            <w:rFonts w:ascii="Arial" w:hAnsi="Arial" w:cs="Arial"/>
            <w:b/>
            <w:bCs/>
          </w:rPr>
          <w:t>this</w:t>
        </w:r>
        <w:r w:rsidRPr="00B73EEA">
          <w:rPr>
            <w:rFonts w:ascii="Arial" w:hAnsi="Arial" w:cs="Arial"/>
          </w:rPr>
          <w:t>.user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gramStart"/>
        <w:r w:rsidRPr="00B73EEA">
          <w:rPr>
            <w:rFonts w:ascii="Arial" w:hAnsi="Arial" w:cs="Arial"/>
          </w:rPr>
          <w:t>user2;</w:t>
        </w:r>
        <w:proofErr w:type="gramEnd"/>
      </w:ins>
    </w:p>
    <w:p w14:paraId="763715F6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56" w:author="Lebogang Ndlovu" w:date="2024-03-29T20:16:00Z" w16du:dateUtc="2024-03-29T18:16:00Z"/>
          <w:rFonts w:ascii="Arial" w:hAnsi="Arial" w:cs="Arial"/>
        </w:rPr>
      </w:pPr>
      <w:ins w:id="135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3A528012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58" w:author="Lebogang Ndlovu" w:date="2024-03-29T20:16:00Z" w16du:dateUtc="2024-03-29T18:16:00Z"/>
          <w:rFonts w:ascii="Arial" w:hAnsi="Arial" w:cs="Arial"/>
        </w:rPr>
      </w:pPr>
    </w:p>
    <w:p w14:paraId="0A07F634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59" w:author="Lebogang Ndlovu" w:date="2024-03-29T20:16:00Z" w16du:dateUtc="2024-03-29T18:16:00Z"/>
          <w:rFonts w:ascii="Arial" w:hAnsi="Arial" w:cs="Arial"/>
        </w:rPr>
      </w:pPr>
      <w:ins w:id="1360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abstract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getAccountType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); // To differentiate account types</w:t>
        </w:r>
      </w:ins>
    </w:p>
    <w:p w14:paraId="6E7CDD30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61" w:author="Lebogang Ndlovu" w:date="2024-03-29T20:16:00Z" w16du:dateUtc="2024-03-29T18:16:00Z"/>
          <w:rFonts w:ascii="Arial" w:hAnsi="Arial" w:cs="Arial"/>
        </w:rPr>
      </w:pPr>
    </w:p>
    <w:p w14:paraId="473E7266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62" w:author="Lebogang Ndlovu" w:date="2024-03-29T20:16:00Z" w16du:dateUtc="2024-03-29T18:16:00Z"/>
          <w:rFonts w:ascii="Arial" w:hAnsi="Arial" w:cs="Arial"/>
        </w:rPr>
      </w:pPr>
      <w:ins w:id="136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@Override</w:t>
        </w:r>
      </w:ins>
    </w:p>
    <w:p w14:paraId="41B7858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64" w:author="Lebogang Ndlovu" w:date="2024-03-29T20:16:00Z" w16du:dateUtc="2024-03-29T18:16:00Z"/>
          <w:rFonts w:ascii="Arial" w:hAnsi="Arial" w:cs="Arial"/>
        </w:rPr>
      </w:pPr>
      <w:ins w:id="1365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checkBalance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388B4B8A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66" w:author="Lebogang Ndlovu" w:date="2024-03-29T20:16:00Z" w16du:dateUtc="2024-03-29T18:16:00Z"/>
          <w:rFonts w:ascii="Arial" w:hAnsi="Arial" w:cs="Arial"/>
        </w:rPr>
      </w:pPr>
      <w:ins w:id="136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balance;</w:t>
        </w:r>
        <w:proofErr w:type="gramEnd"/>
      </w:ins>
    </w:p>
    <w:p w14:paraId="52DDB464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68" w:author="Lebogang Ndlovu" w:date="2024-03-29T20:16:00Z" w16du:dateUtc="2024-03-29T18:16:00Z"/>
          <w:rFonts w:ascii="Arial" w:hAnsi="Arial" w:cs="Arial"/>
        </w:rPr>
      </w:pPr>
      <w:ins w:id="1369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1E5E3034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70" w:author="Lebogang Ndlovu" w:date="2024-03-29T20:16:00Z" w16du:dateUtc="2024-03-29T18:16:00Z"/>
          <w:rFonts w:ascii="Arial" w:hAnsi="Arial" w:cs="Arial"/>
        </w:rPr>
      </w:pPr>
    </w:p>
    <w:p w14:paraId="1E6C067F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71" w:author="Lebogang Ndlovu" w:date="2024-03-29T20:16:00Z" w16du:dateUtc="2024-03-29T18:16:00Z"/>
          <w:rFonts w:ascii="Arial" w:hAnsi="Arial" w:cs="Arial"/>
        </w:rPr>
      </w:pPr>
      <w:ins w:id="1372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@Override</w:t>
        </w:r>
      </w:ins>
    </w:p>
    <w:p w14:paraId="3141F42E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73" w:author="Lebogang Ndlovu" w:date="2024-03-29T20:16:00Z" w16du:dateUtc="2024-03-29T18:16:00Z"/>
          <w:rFonts w:ascii="Arial" w:hAnsi="Arial" w:cs="Arial"/>
        </w:rPr>
      </w:pPr>
      <w:ins w:id="137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deposit(</w:t>
        </w:r>
        <w:proofErr w:type="gramEnd"/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amount)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4A414B7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75" w:author="Lebogang Ndlovu" w:date="2024-03-29T20:16:00Z" w16du:dateUtc="2024-03-29T18:16:00Z"/>
          <w:rFonts w:ascii="Arial" w:hAnsi="Arial" w:cs="Arial"/>
        </w:rPr>
      </w:pPr>
      <w:ins w:id="1376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(amount &lt;= 0) {</w:t>
        </w:r>
      </w:ins>
    </w:p>
    <w:p w14:paraId="45F934BA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77" w:author="Lebogang Ndlovu" w:date="2024-03-29T20:16:00Z" w16du:dateUtc="2024-03-29T18:16:00Z"/>
          <w:rFonts w:ascii="Arial" w:hAnsi="Arial" w:cs="Arial"/>
        </w:rPr>
      </w:pPr>
      <w:ins w:id="1378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"Deposit amount cannot be negative");</w:t>
        </w:r>
      </w:ins>
    </w:p>
    <w:p w14:paraId="0468A04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79" w:author="Lebogang Ndlovu" w:date="2024-03-29T20:16:00Z" w16du:dateUtc="2024-03-29T18:16:00Z"/>
          <w:rFonts w:ascii="Arial" w:hAnsi="Arial" w:cs="Arial"/>
        </w:rPr>
      </w:pPr>
      <w:ins w:id="1380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}</w:t>
        </w:r>
      </w:ins>
    </w:p>
    <w:p w14:paraId="3CD8D1E7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81" w:author="Lebogang Ndlovu" w:date="2024-03-29T20:16:00Z" w16du:dateUtc="2024-03-29T18:16:00Z"/>
          <w:rFonts w:ascii="Arial" w:hAnsi="Arial" w:cs="Arial"/>
        </w:rPr>
      </w:pPr>
      <w:ins w:id="1382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balance += </w:t>
        </w:r>
        <w:proofErr w:type="gramStart"/>
        <w:r w:rsidRPr="00B73EEA">
          <w:rPr>
            <w:rFonts w:ascii="Arial" w:hAnsi="Arial" w:cs="Arial"/>
          </w:rPr>
          <w:t>amount;</w:t>
        </w:r>
        <w:proofErr w:type="gramEnd"/>
      </w:ins>
    </w:p>
    <w:p w14:paraId="64F9612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83" w:author="Lebogang Ndlovu" w:date="2024-03-29T20:16:00Z" w16du:dateUtc="2024-03-29T18:16:00Z"/>
          <w:rFonts w:ascii="Arial" w:hAnsi="Arial" w:cs="Arial"/>
        </w:rPr>
      </w:pPr>
      <w:ins w:id="138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4E113E5B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85" w:author="Lebogang Ndlovu" w:date="2024-03-29T20:16:00Z" w16du:dateUtc="2024-03-29T18:16:00Z"/>
          <w:rFonts w:ascii="Arial" w:hAnsi="Arial" w:cs="Arial"/>
        </w:rPr>
      </w:pPr>
    </w:p>
    <w:p w14:paraId="06920872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86" w:author="Lebogang Ndlovu" w:date="2024-03-29T20:16:00Z" w16du:dateUtc="2024-03-29T18:16:00Z"/>
          <w:rFonts w:ascii="Arial" w:hAnsi="Arial" w:cs="Arial"/>
        </w:rPr>
      </w:pPr>
      <w:ins w:id="138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@Override</w:t>
        </w:r>
      </w:ins>
    </w:p>
    <w:p w14:paraId="2B5AB9A8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88" w:author="Lebogang Ndlovu" w:date="2024-03-29T20:16:00Z" w16du:dateUtc="2024-03-29T18:16:00Z"/>
          <w:rFonts w:ascii="Arial" w:hAnsi="Arial" w:cs="Arial"/>
        </w:rPr>
      </w:pPr>
      <w:ins w:id="1389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</w:rPr>
          <w:t>withdraw(</w:t>
        </w:r>
        <w:proofErr w:type="gramEnd"/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amount)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InsufficientFundsException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52913D5E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90" w:author="Lebogang Ndlovu" w:date="2024-03-29T20:16:00Z" w16du:dateUtc="2024-03-29T18:16:00Z"/>
          <w:rFonts w:ascii="Arial" w:hAnsi="Arial" w:cs="Arial"/>
        </w:rPr>
      </w:pPr>
      <w:ins w:id="139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(amount &lt;= 0) {</w:t>
        </w:r>
      </w:ins>
    </w:p>
    <w:p w14:paraId="28EC291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92" w:author="Lebogang Ndlovu" w:date="2024-03-29T20:16:00Z" w16du:dateUtc="2024-03-29T18:16:00Z"/>
          <w:rFonts w:ascii="Arial" w:hAnsi="Arial" w:cs="Arial"/>
        </w:rPr>
      </w:pPr>
      <w:ins w:id="139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"Withdrawal amount cannot be negative");</w:t>
        </w:r>
      </w:ins>
    </w:p>
    <w:p w14:paraId="06F177C8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94" w:author="Lebogang Ndlovu" w:date="2024-03-29T20:16:00Z" w16du:dateUtc="2024-03-29T18:16:00Z"/>
          <w:rFonts w:ascii="Arial" w:hAnsi="Arial" w:cs="Arial"/>
        </w:rPr>
      </w:pPr>
      <w:ins w:id="1395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}</w:t>
        </w:r>
      </w:ins>
    </w:p>
    <w:p w14:paraId="788CE302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96" w:author="Lebogang Ndlovu" w:date="2024-03-29T20:16:00Z" w16du:dateUtc="2024-03-29T18:16:00Z"/>
          <w:rFonts w:ascii="Arial" w:hAnsi="Arial" w:cs="Arial"/>
        </w:rPr>
      </w:pPr>
      <w:ins w:id="139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if</w:t>
        </w:r>
        <w:r w:rsidRPr="00B73EEA">
          <w:rPr>
            <w:rFonts w:ascii="Arial" w:hAnsi="Arial" w:cs="Arial"/>
          </w:rPr>
          <w:t xml:space="preserve"> (balance &gt;= amount) {</w:t>
        </w:r>
      </w:ins>
    </w:p>
    <w:p w14:paraId="4FEDBC2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398" w:author="Lebogang Ndlovu" w:date="2024-03-29T20:16:00Z" w16du:dateUtc="2024-03-29T18:16:00Z"/>
          <w:rFonts w:ascii="Arial" w:hAnsi="Arial" w:cs="Arial"/>
        </w:rPr>
      </w:pPr>
      <w:ins w:id="1399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    balance -= </w:t>
        </w:r>
        <w:proofErr w:type="gramStart"/>
        <w:r w:rsidRPr="00B73EEA">
          <w:rPr>
            <w:rFonts w:ascii="Arial" w:hAnsi="Arial" w:cs="Arial"/>
          </w:rPr>
          <w:t>amount;</w:t>
        </w:r>
        <w:proofErr w:type="gramEnd"/>
      </w:ins>
    </w:p>
    <w:p w14:paraId="6E5760A8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00" w:author="Lebogang Ndlovu" w:date="2024-03-29T20:16:00Z" w16du:dateUtc="2024-03-29T18:16:00Z"/>
          <w:rFonts w:ascii="Arial" w:hAnsi="Arial" w:cs="Arial"/>
        </w:rPr>
      </w:pPr>
      <w:ins w:id="1401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} </w:t>
        </w:r>
        <w:r w:rsidRPr="00B73EEA">
          <w:rPr>
            <w:rFonts w:ascii="Arial" w:hAnsi="Arial" w:cs="Arial"/>
            <w:b/>
            <w:bCs/>
          </w:rPr>
          <w:t>else</w:t>
        </w:r>
        <w:r w:rsidRPr="00B73EEA">
          <w:rPr>
            <w:rFonts w:ascii="Arial" w:hAnsi="Arial" w:cs="Arial"/>
          </w:rPr>
          <w:t xml:space="preserve"> {</w:t>
        </w:r>
      </w:ins>
    </w:p>
    <w:p w14:paraId="2923F3F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02" w:author="Lebogang Ndlovu" w:date="2024-03-29T20:16:00Z" w16du:dateUtc="2024-03-29T18:16:00Z"/>
          <w:rFonts w:ascii="Arial" w:hAnsi="Arial" w:cs="Arial"/>
        </w:rPr>
      </w:pPr>
      <w:ins w:id="1403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    </w:t>
        </w:r>
        <w:r w:rsidRPr="00B73EEA">
          <w:rPr>
            <w:rFonts w:ascii="Arial" w:hAnsi="Arial" w:cs="Arial"/>
            <w:b/>
            <w:bCs/>
          </w:rPr>
          <w:t>throw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new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InsufficientFundsException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"Insufficient funds");</w:t>
        </w:r>
      </w:ins>
    </w:p>
    <w:p w14:paraId="6353D43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04" w:author="Lebogang Ndlovu" w:date="2024-03-29T20:16:00Z" w16du:dateUtc="2024-03-29T18:16:00Z"/>
          <w:rFonts w:ascii="Arial" w:hAnsi="Arial" w:cs="Arial"/>
        </w:rPr>
      </w:pPr>
      <w:ins w:id="1405" w:author="Lebogang Ndlovu" w:date="2024-03-29T20:16:00Z" w16du:dateUtc="2024-03-29T18:16:00Z">
        <w:r w:rsidRPr="00B73EEA">
          <w:rPr>
            <w:rFonts w:ascii="Arial" w:hAnsi="Arial" w:cs="Arial"/>
          </w:rPr>
          <w:lastRenderedPageBreak/>
          <w:t xml:space="preserve">            }</w:t>
        </w:r>
      </w:ins>
    </w:p>
    <w:p w14:paraId="2200979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06" w:author="Lebogang Ndlovu" w:date="2024-03-29T20:16:00Z" w16du:dateUtc="2024-03-29T18:16:00Z"/>
          <w:rFonts w:ascii="Arial" w:hAnsi="Arial" w:cs="Arial"/>
        </w:rPr>
      </w:pPr>
      <w:ins w:id="140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0BC39D3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08" w:author="Lebogang Ndlovu" w:date="2024-03-29T20:16:00Z" w16du:dateUtc="2024-03-29T18:16:00Z"/>
          <w:rFonts w:ascii="Arial" w:hAnsi="Arial" w:cs="Arial"/>
        </w:rPr>
      </w:pPr>
    </w:p>
    <w:p w14:paraId="6A735DB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09" w:author="Lebogang Ndlovu" w:date="2024-03-29T20:16:00Z" w16du:dateUtc="2024-03-29T18:16:00Z"/>
          <w:rFonts w:ascii="Arial" w:hAnsi="Arial" w:cs="Arial"/>
        </w:rPr>
      </w:pPr>
      <w:ins w:id="1410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transferFunds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Account </w:t>
        </w:r>
        <w:proofErr w:type="spellStart"/>
        <w:r w:rsidRPr="00B73EEA">
          <w:rPr>
            <w:rFonts w:ascii="Arial" w:hAnsi="Arial" w:cs="Arial"/>
          </w:rPr>
          <w:t>toAccount</w:t>
        </w:r>
        <w:proofErr w:type="spellEnd"/>
        <w:r w:rsidRPr="00B73EEA">
          <w:rPr>
            <w:rFonts w:ascii="Arial" w:hAnsi="Arial" w:cs="Arial"/>
          </w:rPr>
          <w:t xml:space="preserve">,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amount) </w:t>
        </w:r>
        <w:r w:rsidRPr="00B73EEA">
          <w:rPr>
            <w:rFonts w:ascii="Arial" w:hAnsi="Arial" w:cs="Arial"/>
            <w:b/>
            <w:bCs/>
          </w:rPr>
          <w:t>throws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InsufficientFundsException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66DFE0D1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11" w:author="Lebogang Ndlovu" w:date="2024-03-29T20:16:00Z" w16du:dateUtc="2024-03-29T18:16:00Z"/>
          <w:rFonts w:ascii="Arial" w:hAnsi="Arial" w:cs="Arial"/>
        </w:rPr>
      </w:pPr>
      <w:ins w:id="1412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// Implement transfer logic with validations</w:t>
        </w:r>
      </w:ins>
    </w:p>
    <w:p w14:paraId="35C0A4DE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13" w:author="Lebogang Ndlovu" w:date="2024-03-29T20:16:00Z" w16du:dateUtc="2024-03-29T18:16:00Z"/>
          <w:rFonts w:ascii="Arial" w:hAnsi="Arial" w:cs="Arial"/>
        </w:rPr>
      </w:pPr>
      <w:ins w:id="141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withdraw(amount); // Check for sufficient funds </w:t>
        </w:r>
        <w:proofErr w:type="gramStart"/>
        <w:r w:rsidRPr="00B73EEA">
          <w:rPr>
            <w:rFonts w:ascii="Arial" w:hAnsi="Arial" w:cs="Arial"/>
          </w:rPr>
          <w:t>first</w:t>
        </w:r>
        <w:proofErr w:type="gramEnd"/>
      </w:ins>
    </w:p>
    <w:p w14:paraId="3A81A48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15" w:author="Lebogang Ndlovu" w:date="2024-03-29T20:16:00Z" w16du:dateUtc="2024-03-29T18:16:00Z"/>
          <w:rFonts w:ascii="Arial" w:hAnsi="Arial" w:cs="Arial"/>
        </w:rPr>
      </w:pPr>
      <w:ins w:id="1416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proofErr w:type="spellStart"/>
        <w:r w:rsidRPr="00B73EEA">
          <w:rPr>
            <w:rFonts w:ascii="Arial" w:hAnsi="Arial" w:cs="Arial"/>
          </w:rPr>
          <w:t>toAccount.deposit</w:t>
        </w:r>
        <w:proofErr w:type="spellEnd"/>
        <w:r w:rsidRPr="00B73EEA">
          <w:rPr>
            <w:rFonts w:ascii="Arial" w:hAnsi="Arial" w:cs="Arial"/>
          </w:rPr>
          <w:t>(amount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1A928F24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17" w:author="Lebogang Ndlovu" w:date="2024-03-29T20:16:00Z" w16du:dateUtc="2024-03-29T18:16:00Z"/>
          <w:rFonts w:ascii="Arial" w:hAnsi="Arial" w:cs="Arial"/>
        </w:rPr>
      </w:pPr>
      <w:ins w:id="1418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038A0A5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19" w:author="Lebogang Ndlovu" w:date="2024-03-29T20:16:00Z" w16du:dateUtc="2024-03-29T18:16:00Z"/>
          <w:rFonts w:ascii="Arial" w:hAnsi="Arial" w:cs="Arial"/>
        </w:rPr>
      </w:pPr>
      <w:ins w:id="1420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61BC1A5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21" w:author="Lebogang Ndlovu" w:date="2024-03-29T20:16:00Z" w16du:dateUtc="2024-03-29T18:16:00Z"/>
          <w:rFonts w:ascii="Arial" w:hAnsi="Arial" w:cs="Arial"/>
        </w:rPr>
      </w:pPr>
    </w:p>
    <w:p w14:paraId="084AD71E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22" w:author="Lebogang Ndlovu" w:date="2024-03-29T20:16:00Z" w16du:dateUtc="2024-03-29T18:16:00Z"/>
          <w:rFonts w:ascii="Arial" w:hAnsi="Arial" w:cs="Arial"/>
        </w:rPr>
      </w:pPr>
      <w:ins w:id="1423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  <w:i/>
            <w:iCs/>
          </w:rPr>
          <w:t>transactionFee</w:t>
        </w:r>
        <w:proofErr w:type="spellEnd"/>
        <w:r w:rsidRPr="00B73EEA">
          <w:rPr>
            <w:rFonts w:ascii="Arial" w:hAnsi="Arial" w:cs="Arial"/>
          </w:rPr>
          <w:t xml:space="preserve"> = 1.50; // Default transaction fee</w:t>
        </w:r>
      </w:ins>
    </w:p>
    <w:p w14:paraId="3A2B6221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24" w:author="Lebogang Ndlovu" w:date="2024-03-29T20:16:00Z" w16du:dateUtc="2024-03-29T18:16:00Z"/>
          <w:rFonts w:ascii="Arial" w:hAnsi="Arial" w:cs="Arial"/>
        </w:rPr>
      </w:pPr>
      <w:ins w:id="1425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double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  <w:i/>
            <w:iCs/>
          </w:rPr>
          <w:t>savingsInterestRate</w:t>
        </w:r>
        <w:proofErr w:type="spellEnd"/>
        <w:r w:rsidRPr="00B73EEA">
          <w:rPr>
            <w:rFonts w:ascii="Arial" w:hAnsi="Arial" w:cs="Arial"/>
          </w:rPr>
          <w:t xml:space="preserve"> = 0.09; // Default savings interest rate</w:t>
        </w:r>
      </w:ins>
    </w:p>
    <w:p w14:paraId="2D6069BA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26" w:author="Lebogang Ndlovu" w:date="2024-03-29T20:16:00Z" w16du:dateUtc="2024-03-29T18:16:00Z"/>
          <w:rFonts w:ascii="Arial" w:hAnsi="Arial" w:cs="Arial"/>
        </w:rPr>
      </w:pPr>
    </w:p>
    <w:p w14:paraId="66C4C0F6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27" w:author="Lebogang Ndlovu" w:date="2024-03-29T20:16:00Z" w16du:dateUtc="2024-03-29T18:16:00Z"/>
          <w:rFonts w:ascii="Arial" w:hAnsi="Arial" w:cs="Arial"/>
        </w:rPr>
      </w:pPr>
      <w:ins w:id="1428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setOwner</w:t>
        </w:r>
        <w:proofErr w:type="spellEnd"/>
        <w:r w:rsidRPr="00B73EEA">
          <w:rPr>
            <w:rFonts w:ascii="Arial" w:hAnsi="Arial" w:cs="Arial"/>
          </w:rPr>
          <w:t>(</w:t>
        </w:r>
        <w:proofErr w:type="spellStart"/>
        <w:proofErr w:type="gramEnd"/>
        <w:r w:rsidRPr="00B73EEA">
          <w:rPr>
            <w:rFonts w:ascii="Arial" w:hAnsi="Arial" w:cs="Arial"/>
          </w:rPr>
          <w:t>Mzanzi.Bank.System.User</w:t>
        </w:r>
        <w:proofErr w:type="spellEnd"/>
        <w:r w:rsidRPr="00B73EEA">
          <w:rPr>
            <w:rFonts w:ascii="Arial" w:hAnsi="Arial" w:cs="Arial"/>
          </w:rPr>
          <w:t xml:space="preserve"> user) {</w:t>
        </w:r>
      </w:ins>
    </w:p>
    <w:p w14:paraId="252B86A5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29" w:author="Lebogang Ndlovu" w:date="2024-03-29T20:16:00Z" w16du:dateUtc="2024-03-29T18:16:00Z"/>
          <w:rFonts w:ascii="Arial" w:hAnsi="Arial" w:cs="Arial"/>
        </w:rPr>
      </w:pPr>
      <w:ins w:id="1430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11D9234A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31" w:author="Lebogang Ndlovu" w:date="2024-03-29T20:16:00Z" w16du:dateUtc="2024-03-29T18:16:00Z"/>
          <w:rFonts w:ascii="Arial" w:hAnsi="Arial" w:cs="Arial"/>
        </w:rPr>
      </w:pPr>
      <w:ins w:id="1432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522B7BF7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33" w:author="Lebogang Ndlovu" w:date="2024-03-29T20:16:00Z" w16du:dateUtc="2024-03-29T18:16:00Z"/>
          <w:rFonts w:ascii="Arial" w:hAnsi="Arial" w:cs="Arial"/>
        </w:rPr>
      </w:pPr>
    </w:p>
    <w:p w14:paraId="693F8167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34" w:author="Lebogang Ndlovu" w:date="2024-03-29T20:16:00Z" w16du:dateUtc="2024-03-29T18:16:00Z"/>
          <w:rFonts w:ascii="Arial" w:hAnsi="Arial" w:cs="Arial"/>
        </w:rPr>
      </w:pPr>
      <w:ins w:id="1435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User {</w:t>
        </w:r>
      </w:ins>
    </w:p>
    <w:p w14:paraId="445441FB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36" w:author="Lebogang Ndlovu" w:date="2024-03-29T20:16:00Z" w16du:dateUtc="2024-03-29T18:16:00Z"/>
          <w:rFonts w:ascii="Arial" w:hAnsi="Arial" w:cs="Arial"/>
        </w:rPr>
      </w:pPr>
      <w:ins w:id="143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// User details</w:t>
        </w:r>
      </w:ins>
    </w:p>
    <w:p w14:paraId="6F7413C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38" w:author="Lebogang Ndlovu" w:date="2024-03-29T20:16:00Z" w16du:dateUtc="2024-03-29T18:16:00Z"/>
          <w:rFonts w:ascii="Arial" w:hAnsi="Arial" w:cs="Arial"/>
        </w:rPr>
      </w:pPr>
      <w:ins w:id="1439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53285C3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40" w:author="Lebogang Ndlovu" w:date="2024-03-29T20:16:00Z" w16du:dateUtc="2024-03-29T18:16:00Z"/>
          <w:rFonts w:ascii="Arial" w:hAnsi="Arial" w:cs="Arial"/>
        </w:rPr>
      </w:pPr>
    </w:p>
    <w:p w14:paraId="4E6775F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41" w:author="Lebogang Ndlovu" w:date="2024-03-29T20:16:00Z" w16du:dateUtc="2024-03-29T18:16:00Z"/>
          <w:rFonts w:ascii="Arial" w:hAnsi="Arial" w:cs="Arial"/>
        </w:rPr>
      </w:pPr>
      <w:ins w:id="1442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  <w:u w:val="single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extends</w:t>
        </w:r>
        <w:r w:rsidRPr="00B73EEA">
          <w:rPr>
            <w:rFonts w:ascii="Arial" w:hAnsi="Arial" w:cs="Arial"/>
          </w:rPr>
          <w:t xml:space="preserve"> Exception {</w:t>
        </w:r>
      </w:ins>
    </w:p>
    <w:p w14:paraId="72263EFA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43" w:author="Lebogang Ndlovu" w:date="2024-03-29T20:16:00Z" w16du:dateUtc="2024-03-29T18:16:00Z"/>
          <w:rFonts w:ascii="Arial" w:hAnsi="Arial" w:cs="Arial"/>
        </w:rPr>
      </w:pPr>
      <w:ins w:id="1444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InvalidTransactionException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String message) {</w:t>
        </w:r>
      </w:ins>
    </w:p>
    <w:p w14:paraId="404AF561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45" w:author="Lebogang Ndlovu" w:date="2024-03-29T20:16:00Z" w16du:dateUtc="2024-03-29T18:16:00Z"/>
          <w:rFonts w:ascii="Arial" w:hAnsi="Arial" w:cs="Arial"/>
        </w:rPr>
      </w:pPr>
      <w:ins w:id="1446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super</w:t>
        </w:r>
        <w:r w:rsidRPr="00B73EEA">
          <w:rPr>
            <w:rFonts w:ascii="Arial" w:hAnsi="Arial" w:cs="Arial"/>
          </w:rPr>
          <w:t>(message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16B46E1F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47" w:author="Lebogang Ndlovu" w:date="2024-03-29T20:16:00Z" w16du:dateUtc="2024-03-29T18:16:00Z"/>
          <w:rFonts w:ascii="Arial" w:hAnsi="Arial" w:cs="Arial"/>
        </w:rPr>
      </w:pPr>
      <w:ins w:id="1448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22F1539C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49" w:author="Lebogang Ndlovu" w:date="2024-03-29T20:16:00Z" w16du:dateUtc="2024-03-29T18:16:00Z"/>
          <w:rFonts w:ascii="Arial" w:hAnsi="Arial" w:cs="Arial"/>
        </w:rPr>
      </w:pPr>
      <w:ins w:id="1450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1F2151EE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51" w:author="Lebogang Ndlovu" w:date="2024-03-29T20:16:00Z" w16du:dateUtc="2024-03-29T18:16:00Z"/>
          <w:rFonts w:ascii="Arial" w:hAnsi="Arial" w:cs="Arial"/>
        </w:rPr>
      </w:pPr>
    </w:p>
    <w:p w14:paraId="5C50CB2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52" w:author="Lebogang Ndlovu" w:date="2024-03-29T20:16:00Z" w16du:dateUtc="2024-03-29T18:16:00Z"/>
          <w:rFonts w:ascii="Arial" w:hAnsi="Arial" w:cs="Arial"/>
        </w:rPr>
      </w:pPr>
      <w:ins w:id="1453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  <w:u w:val="single"/>
          </w:rPr>
          <w:t>InsufficientFundsException</w:t>
        </w:r>
        <w:proofErr w:type="spellEnd"/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extends</w:t>
        </w:r>
        <w:r w:rsidRPr="00B73EEA">
          <w:rPr>
            <w:rFonts w:ascii="Arial" w:hAnsi="Arial" w:cs="Arial"/>
          </w:rPr>
          <w:t xml:space="preserve"> Exception {</w:t>
        </w:r>
      </w:ins>
    </w:p>
    <w:p w14:paraId="228ECA7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54" w:author="Lebogang Ndlovu" w:date="2024-03-29T20:16:00Z" w16du:dateUtc="2024-03-29T18:16:00Z"/>
          <w:rFonts w:ascii="Arial" w:hAnsi="Arial" w:cs="Arial"/>
        </w:rPr>
      </w:pPr>
      <w:ins w:id="1455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</w:t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InsufficientFundsException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String message) {</w:t>
        </w:r>
      </w:ins>
    </w:p>
    <w:p w14:paraId="5AFA50FB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56" w:author="Lebogang Ndlovu" w:date="2024-03-29T20:16:00Z" w16du:dateUtc="2024-03-29T18:16:00Z"/>
          <w:rFonts w:ascii="Arial" w:hAnsi="Arial" w:cs="Arial"/>
        </w:rPr>
      </w:pPr>
      <w:ins w:id="1457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    </w:t>
        </w:r>
        <w:r w:rsidRPr="00B73EEA">
          <w:rPr>
            <w:rFonts w:ascii="Arial" w:hAnsi="Arial" w:cs="Arial"/>
            <w:b/>
            <w:bCs/>
          </w:rPr>
          <w:t>super</w:t>
        </w:r>
        <w:r w:rsidRPr="00B73EEA">
          <w:rPr>
            <w:rFonts w:ascii="Arial" w:hAnsi="Arial" w:cs="Arial"/>
          </w:rPr>
          <w:t>(message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5001A2E5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58" w:author="Lebogang Ndlovu" w:date="2024-03-29T20:16:00Z" w16du:dateUtc="2024-03-29T18:16:00Z"/>
          <w:rFonts w:ascii="Arial" w:hAnsi="Arial" w:cs="Arial"/>
        </w:rPr>
      </w:pPr>
      <w:ins w:id="1459" w:author="Lebogang Ndlovu" w:date="2024-03-29T20:16:00Z" w16du:dateUtc="2024-03-29T18:16:00Z">
        <w:r w:rsidRPr="00B73EEA">
          <w:rPr>
            <w:rFonts w:ascii="Arial" w:hAnsi="Arial" w:cs="Arial"/>
          </w:rPr>
          <w:t xml:space="preserve">        }</w:t>
        </w:r>
      </w:ins>
    </w:p>
    <w:p w14:paraId="69D312B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60" w:author="Lebogang Ndlovu" w:date="2024-03-29T20:16:00Z" w16du:dateUtc="2024-03-29T18:16:00Z"/>
          <w:rFonts w:ascii="Arial" w:hAnsi="Arial" w:cs="Arial"/>
        </w:rPr>
      </w:pPr>
      <w:ins w:id="1461" w:author="Lebogang Ndlovu" w:date="2024-03-29T20:16:00Z" w16du:dateUtc="2024-03-29T18:16:00Z">
        <w:r w:rsidRPr="00B73EEA">
          <w:rPr>
            <w:rFonts w:ascii="Arial" w:hAnsi="Arial" w:cs="Arial"/>
          </w:rPr>
          <w:t xml:space="preserve">    }</w:t>
        </w:r>
      </w:ins>
    </w:p>
    <w:p w14:paraId="6182DDE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62" w:author="Lebogang Ndlovu" w:date="2024-03-29T20:16:00Z" w16du:dateUtc="2024-03-29T18:16:00Z"/>
          <w:rFonts w:ascii="Arial" w:hAnsi="Arial" w:cs="Arial"/>
        </w:rPr>
      </w:pPr>
    </w:p>
    <w:p w14:paraId="74881A25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63" w:author="Lebogang Ndlovu" w:date="2024-03-29T20:16:00Z" w16du:dateUtc="2024-03-29T18:16:00Z"/>
          <w:rFonts w:ascii="Arial" w:hAnsi="Arial" w:cs="Arial"/>
        </w:rPr>
      </w:pPr>
      <w:ins w:id="1464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void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transferFunds</w:t>
        </w:r>
        <w:proofErr w:type="spellEnd"/>
        <w:r w:rsidRPr="00B73EEA">
          <w:rPr>
            <w:rFonts w:ascii="Arial" w:hAnsi="Arial" w:cs="Arial"/>
          </w:rPr>
          <w:t>(</w:t>
        </w:r>
        <w:proofErr w:type="spellStart"/>
        <w:proofErr w:type="gramEnd"/>
        <w:r w:rsidRPr="00B73EEA">
          <w:rPr>
            <w:rFonts w:ascii="Arial" w:hAnsi="Arial" w:cs="Arial"/>
          </w:rPr>
          <w:t>BankAccount</w:t>
        </w:r>
        <w:proofErr w:type="spellEnd"/>
        <w:r w:rsidRPr="00B73EEA">
          <w:rPr>
            <w:rFonts w:ascii="Arial" w:hAnsi="Arial" w:cs="Arial"/>
          </w:rPr>
          <w:t xml:space="preserve"> account, Object amount) {</w:t>
        </w:r>
      </w:ins>
    </w:p>
    <w:p w14:paraId="245FE9DD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65" w:author="Lebogang Ndlovu" w:date="2024-03-29T20:16:00Z" w16du:dateUtc="2024-03-29T18:16:00Z"/>
          <w:rFonts w:ascii="Arial" w:hAnsi="Arial" w:cs="Arial"/>
        </w:rPr>
      </w:pPr>
      <w:ins w:id="1466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0E9B96D5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67" w:author="Lebogang Ndlovu" w:date="2024-03-29T20:16:00Z" w16du:dateUtc="2024-03-29T18:16:00Z"/>
          <w:rFonts w:ascii="Arial" w:hAnsi="Arial" w:cs="Arial"/>
        </w:rPr>
      </w:pPr>
      <w:ins w:id="1468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</w:ins>
    </w:p>
    <w:p w14:paraId="01F6312A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69" w:author="Lebogang Ndlovu" w:date="2024-03-29T20:16:00Z" w16du:dateUtc="2024-03-29T18:16:00Z"/>
          <w:rFonts w:ascii="Arial" w:hAnsi="Arial" w:cs="Arial"/>
        </w:rPr>
      </w:pPr>
      <w:ins w:id="1470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5CC8CC2F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71" w:author="Lebogang Ndlovu" w:date="2024-03-29T20:16:00Z" w16du:dateUtc="2024-03-29T18:16:00Z"/>
          <w:rFonts w:ascii="Arial" w:hAnsi="Arial" w:cs="Arial"/>
        </w:rPr>
      </w:pPr>
    </w:p>
    <w:p w14:paraId="1E4DFC3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72" w:author="Lebogang Ndlovu" w:date="2024-03-29T20:16:00Z" w16du:dateUtc="2024-03-29T18:16:00Z"/>
          <w:rFonts w:ascii="Arial" w:hAnsi="Arial" w:cs="Arial"/>
        </w:rPr>
      </w:pPr>
      <w:ins w:id="1473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checkBalance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30D0E1D5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74" w:author="Lebogang Ndlovu" w:date="2024-03-29T20:16:00Z" w16du:dateUtc="2024-03-29T18:16:00Z"/>
          <w:rFonts w:ascii="Arial" w:hAnsi="Arial" w:cs="Arial"/>
        </w:rPr>
      </w:pPr>
      <w:ins w:id="1475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58746FC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76" w:author="Lebogang Ndlovu" w:date="2024-03-29T20:16:00Z" w16du:dateUtc="2024-03-29T18:16:00Z"/>
          <w:rFonts w:ascii="Arial" w:hAnsi="Arial" w:cs="Arial"/>
        </w:rPr>
      </w:pPr>
      <w:ins w:id="1477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05F14FD5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78" w:author="Lebogang Ndlovu" w:date="2024-03-29T20:16:00Z" w16du:dateUtc="2024-03-29T18:16:00Z"/>
          <w:rFonts w:ascii="Arial" w:hAnsi="Arial" w:cs="Arial"/>
        </w:rPr>
      </w:pPr>
      <w:ins w:id="1479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159061BE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80" w:author="Lebogang Ndlovu" w:date="2024-03-29T20:16:00Z" w16du:dateUtc="2024-03-29T18:16:00Z"/>
          <w:rFonts w:ascii="Arial" w:hAnsi="Arial" w:cs="Arial"/>
        </w:rPr>
      </w:pPr>
      <w:ins w:id="1481" w:author="Lebogang Ndlovu" w:date="2024-03-29T20:16:00Z" w16du:dateUtc="2024-03-29T18:16:00Z">
        <w:r w:rsidRPr="00B73EEA">
          <w:rPr>
            <w:rFonts w:ascii="Arial" w:hAnsi="Arial" w:cs="Arial"/>
          </w:rPr>
          <w:t>}</w:t>
        </w:r>
      </w:ins>
    </w:p>
    <w:p w14:paraId="1D2698E6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482" w:author="Lebogang Ndlovu" w:date="2024-03-29T20:16:00Z" w16du:dateUtc="2024-03-29T18:16:00Z"/>
          <w:rFonts w:ascii="Arial" w:hAnsi="Arial" w:cs="Arial"/>
        </w:rPr>
      </w:pPr>
    </w:p>
    <w:p w14:paraId="6CC4735D" w14:textId="77777777" w:rsidR="008A4BDD" w:rsidRPr="00B73EEA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483" w:author="Lebogang Ndlovu" w:date="2024-03-29T20:16:00Z" w16du:dateUtc="2024-03-29T18:16:00Z"/>
          <w:rFonts w:ascii="Arial" w:hAnsi="Arial" w:cs="Arial"/>
        </w:rPr>
      </w:pPr>
    </w:p>
    <w:p w14:paraId="50261383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84" w:author="Lebogang Ndlovu" w:date="2024-03-29T20:16:00Z" w16du:dateUtc="2024-03-29T18:16:00Z"/>
          <w:rFonts w:ascii="Arial" w:hAnsi="Arial" w:cs="Arial"/>
        </w:rPr>
      </w:pPr>
      <w:ins w:id="1485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package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</w:rPr>
          <w:t>;</w:t>
        </w:r>
      </w:ins>
    </w:p>
    <w:p w14:paraId="5FC75936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86" w:author="Lebogang Ndlovu" w:date="2024-03-29T20:16:00Z" w16du:dateUtc="2024-03-29T18:16:00Z"/>
          <w:rFonts w:ascii="Arial" w:hAnsi="Arial" w:cs="Arial"/>
        </w:rPr>
      </w:pPr>
    </w:p>
    <w:p w14:paraId="7DB65789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87" w:author="Lebogang Ndlovu" w:date="2024-03-29T20:16:00Z" w16du:dateUtc="2024-03-29T18:16:00Z"/>
          <w:rFonts w:ascii="Arial" w:hAnsi="Arial" w:cs="Arial"/>
        </w:rPr>
      </w:pPr>
      <w:ins w:id="1488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interface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BankingOperations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57492AB0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89" w:author="Lebogang Ndlovu" w:date="2024-03-29T20:16:00Z" w16du:dateUtc="2024-03-29T18:16:00Z"/>
          <w:rFonts w:ascii="Arial" w:hAnsi="Arial" w:cs="Arial"/>
        </w:rPr>
      </w:pPr>
    </w:p>
    <w:p w14:paraId="2CF78EF6" w14:textId="77777777" w:rsidR="00F11E5D" w:rsidRPr="00B73EEA" w:rsidRDefault="00F11E5D" w:rsidP="00F11E5D">
      <w:pPr>
        <w:pStyle w:val="NormalWeb"/>
        <w:shd w:val="clear" w:color="auto" w:fill="FFFFFF"/>
        <w:spacing w:before="0" w:beforeAutospacing="0" w:after="0" w:afterAutospacing="0"/>
        <w:rPr>
          <w:ins w:id="1490" w:author="Lebogang Ndlovu" w:date="2024-03-29T20:16:00Z" w16du:dateUtc="2024-03-29T18:16:00Z"/>
          <w:rFonts w:ascii="Arial" w:hAnsi="Arial" w:cs="Arial"/>
        </w:rPr>
      </w:pPr>
      <w:ins w:id="1491" w:author="Lebogang Ndlovu" w:date="2024-03-29T20:16:00Z" w16du:dateUtc="2024-03-29T18:16:00Z">
        <w:r w:rsidRPr="00B73EEA">
          <w:rPr>
            <w:rFonts w:ascii="Arial" w:hAnsi="Arial" w:cs="Arial"/>
          </w:rPr>
          <w:lastRenderedPageBreak/>
          <w:t>}</w:t>
        </w:r>
      </w:ins>
    </w:p>
    <w:p w14:paraId="0C1CDF73" w14:textId="77777777" w:rsidR="00404997" w:rsidRPr="00B73EEA" w:rsidRDefault="00404997" w:rsidP="00F11E5D">
      <w:pPr>
        <w:pStyle w:val="NormalWeb"/>
        <w:shd w:val="clear" w:color="auto" w:fill="FFFFFF"/>
        <w:spacing w:before="0" w:beforeAutospacing="0" w:after="0" w:afterAutospacing="0"/>
        <w:rPr>
          <w:ins w:id="1492" w:author="Lebogang Ndlovu" w:date="2024-03-29T20:16:00Z" w16du:dateUtc="2024-03-29T18:16:00Z"/>
          <w:rFonts w:ascii="Arial" w:hAnsi="Arial" w:cs="Arial"/>
        </w:rPr>
      </w:pPr>
    </w:p>
    <w:p w14:paraId="6B364142" w14:textId="50DCF20B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493" w:author="Lebogang Ndlovu" w:date="2024-03-29T20:16:00Z" w16du:dateUtc="2024-03-29T18:16:00Z"/>
          <w:rFonts w:ascii="Arial" w:hAnsi="Arial" w:cs="Arial"/>
        </w:rPr>
      </w:pPr>
      <w:ins w:id="1494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package</w:t>
        </w:r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Mzanzi.Bank.System</w:t>
        </w:r>
        <w:proofErr w:type="spellEnd"/>
        <w:proofErr w:type="gramEnd"/>
        <w:r w:rsidRPr="00B73EEA">
          <w:rPr>
            <w:rFonts w:ascii="Arial" w:hAnsi="Arial" w:cs="Arial"/>
          </w:rPr>
          <w:t xml:space="preserve">; //Password encoding using </w:t>
        </w:r>
        <w:proofErr w:type="spellStart"/>
        <w:r w:rsidRPr="00B73EEA">
          <w:rPr>
            <w:rFonts w:ascii="Arial" w:hAnsi="Arial" w:cs="Arial"/>
          </w:rPr>
          <w:t>jBcrypt</w:t>
        </w:r>
        <w:proofErr w:type="spellEnd"/>
        <w:r w:rsidRPr="00B73EEA">
          <w:rPr>
            <w:rFonts w:ascii="Arial" w:hAnsi="Arial" w:cs="Arial"/>
          </w:rPr>
          <w:t xml:space="preserve"> library in spring boot.</w:t>
        </w:r>
      </w:ins>
    </w:p>
    <w:p w14:paraId="1B7264C9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495" w:author="Lebogang Ndlovu" w:date="2024-03-29T20:16:00Z" w16du:dateUtc="2024-03-29T18:16:00Z"/>
          <w:rFonts w:ascii="Arial" w:hAnsi="Arial" w:cs="Arial"/>
        </w:rPr>
      </w:pPr>
    </w:p>
    <w:p w14:paraId="0E912467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496" w:author="Lebogang Ndlovu" w:date="2024-03-29T20:16:00Z" w16du:dateUtc="2024-03-29T18:16:00Z"/>
          <w:rFonts w:ascii="Arial" w:hAnsi="Arial" w:cs="Arial"/>
        </w:rPr>
      </w:pPr>
      <w:ins w:id="1497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class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BCrypt</w:t>
        </w:r>
        <w:proofErr w:type="spellEnd"/>
        <w:r w:rsidRPr="00B73EEA">
          <w:rPr>
            <w:rFonts w:ascii="Arial" w:hAnsi="Arial" w:cs="Arial"/>
          </w:rPr>
          <w:t xml:space="preserve"> {</w:t>
        </w:r>
      </w:ins>
    </w:p>
    <w:p w14:paraId="712E2B6D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498" w:author="Lebogang Ndlovu" w:date="2024-03-29T20:16:00Z" w16du:dateUtc="2024-03-29T18:16:00Z"/>
          <w:rFonts w:ascii="Arial" w:hAnsi="Arial" w:cs="Arial"/>
        </w:rPr>
      </w:pPr>
    </w:p>
    <w:p w14:paraId="1344F4A7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499" w:author="Lebogang Ndlovu" w:date="2024-03-29T20:16:00Z" w16du:dateUtc="2024-03-29T18:16:00Z"/>
          <w:rFonts w:ascii="Arial" w:hAnsi="Arial" w:cs="Arial"/>
        </w:rPr>
      </w:pPr>
      <w:ins w:id="1500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private</w:t>
        </w:r>
        <w:r w:rsidRPr="00B73EEA">
          <w:rPr>
            <w:rFonts w:ascii="Arial" w:hAnsi="Arial" w:cs="Arial"/>
          </w:rPr>
          <w:t xml:space="preserve"> Object </w:t>
        </w:r>
        <w:proofErr w:type="spellStart"/>
        <w:proofErr w:type="gram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>;</w:t>
        </w:r>
        <w:proofErr w:type="gramEnd"/>
      </w:ins>
    </w:p>
    <w:p w14:paraId="576A6E7A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01" w:author="Lebogang Ndlovu" w:date="2024-03-29T20:16:00Z" w16du:dateUtc="2024-03-29T18:16:00Z"/>
          <w:rFonts w:ascii="Arial" w:hAnsi="Arial" w:cs="Arial"/>
        </w:rPr>
      </w:pPr>
      <w:ins w:id="1502" w:author="Lebogang Ndlovu" w:date="2024-03-29T20:16:00Z" w16du:dateUtc="2024-03-29T18:16:00Z">
        <w:r w:rsidRPr="00B73EEA">
          <w:rPr>
            <w:rFonts w:ascii="Arial" w:hAnsi="Arial" w:cs="Arial"/>
          </w:rPr>
          <w:tab/>
          <w:t xml:space="preserve">String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 xml:space="preserve"> = 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hashpw</w:t>
        </w:r>
        <w:proofErr w:type="spellEnd"/>
        <w:r w:rsidRPr="00B73EEA">
          <w:rPr>
            <w:rFonts w:ascii="Arial" w:hAnsi="Arial" w:cs="Arial"/>
          </w:rPr>
          <w:t>(</w:t>
        </w:r>
        <w:proofErr w:type="spell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gensalt</w:t>
        </w:r>
        <w:proofErr w:type="spellEnd"/>
        <w:r w:rsidRPr="00B73EEA">
          <w:rPr>
            <w:rFonts w:ascii="Arial" w:hAnsi="Arial" w:cs="Arial"/>
          </w:rPr>
          <w:t>()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291D26EC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03" w:author="Lebogang Ndlovu" w:date="2024-03-29T20:16:00Z" w16du:dateUtc="2024-03-29T18:16:00Z"/>
          <w:rFonts w:ascii="Arial" w:hAnsi="Arial" w:cs="Arial"/>
        </w:rPr>
      </w:pPr>
      <w:ins w:id="1504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Object </w:t>
        </w:r>
        <w:proofErr w:type="spellStart"/>
        <w:proofErr w:type="gramStart"/>
        <w:r w:rsidRPr="00B73EEA">
          <w:rPr>
            <w:rFonts w:ascii="Arial" w:hAnsi="Arial" w:cs="Arial"/>
          </w:rPr>
          <w:t>gensalt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) {</w:t>
        </w:r>
      </w:ins>
    </w:p>
    <w:p w14:paraId="5E6AF516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05" w:author="Lebogang Ndlovu" w:date="2024-03-29T20:16:00Z" w16du:dateUtc="2024-03-29T18:16:00Z"/>
          <w:rFonts w:ascii="Arial" w:hAnsi="Arial" w:cs="Arial"/>
        </w:rPr>
      </w:pPr>
      <w:ins w:id="1506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48494687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07" w:author="Lebogang Ndlovu" w:date="2024-03-29T20:16:00Z" w16du:dateUtc="2024-03-29T18:16:00Z"/>
          <w:rFonts w:ascii="Arial" w:hAnsi="Arial" w:cs="Arial"/>
        </w:rPr>
      </w:pPr>
      <w:ins w:id="1508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3E237459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09" w:author="Lebogang Ndlovu" w:date="2024-03-29T20:16:00Z" w16du:dateUtc="2024-03-29T18:16:00Z"/>
          <w:rFonts w:ascii="Arial" w:hAnsi="Arial" w:cs="Arial"/>
        </w:rPr>
      </w:pPr>
      <w:ins w:id="1510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713342DC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11" w:author="Lebogang Ndlovu" w:date="2024-03-29T20:16:00Z" w16du:dateUtc="2024-03-29T18:16:00Z"/>
          <w:rFonts w:ascii="Arial" w:hAnsi="Arial" w:cs="Arial"/>
        </w:rPr>
      </w:pPr>
      <w:ins w:id="1512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hashpw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Object plaintextPassword2, Object </w:t>
        </w:r>
        <w:proofErr w:type="spellStart"/>
        <w:r w:rsidRPr="00B73EEA">
          <w:rPr>
            <w:rFonts w:ascii="Arial" w:hAnsi="Arial" w:cs="Arial"/>
          </w:rPr>
          <w:t>gensalt</w:t>
        </w:r>
        <w:proofErr w:type="spellEnd"/>
        <w:r w:rsidRPr="00B73EEA">
          <w:rPr>
            <w:rFonts w:ascii="Arial" w:hAnsi="Arial" w:cs="Arial"/>
          </w:rPr>
          <w:t>) {</w:t>
        </w:r>
      </w:ins>
    </w:p>
    <w:p w14:paraId="5698EB88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13" w:author="Lebogang Ndlovu" w:date="2024-03-29T20:16:00Z" w16du:dateUtc="2024-03-29T18:16:00Z"/>
          <w:rFonts w:ascii="Arial" w:hAnsi="Arial" w:cs="Arial"/>
        </w:rPr>
      </w:pPr>
      <w:ins w:id="1514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439092C1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15" w:author="Lebogang Ndlovu" w:date="2024-03-29T20:16:00Z" w16du:dateUtc="2024-03-29T18:16:00Z"/>
          <w:rFonts w:ascii="Arial" w:hAnsi="Arial" w:cs="Arial"/>
        </w:rPr>
      </w:pPr>
      <w:ins w:id="1516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null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1C5AC17E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17" w:author="Lebogang Ndlovu" w:date="2024-03-29T20:16:00Z" w16du:dateUtc="2024-03-29T18:16:00Z"/>
          <w:rFonts w:ascii="Arial" w:hAnsi="Arial" w:cs="Arial"/>
        </w:rPr>
      </w:pPr>
      <w:ins w:id="1518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60BDCE45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19" w:author="Lebogang Ndlovu" w:date="2024-03-29T20:16:00Z" w16du:dateUtc="2024-03-29T18:16:00Z"/>
          <w:rFonts w:ascii="Arial" w:hAnsi="Arial" w:cs="Arial"/>
        </w:rPr>
      </w:pPr>
      <w:ins w:id="1520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  <w:b/>
            <w:bCs/>
          </w:rPr>
          <w:t>boolean</w:t>
        </w:r>
        <w:proofErr w:type="spellEnd"/>
        <w:r w:rsidRPr="00B73EEA">
          <w:rPr>
            <w:rFonts w:ascii="Arial" w:hAnsi="Arial" w:cs="Arial"/>
          </w:rPr>
          <w:t xml:space="preserve"> checkpw1(String password, String password2) {</w:t>
        </w:r>
      </w:ins>
    </w:p>
    <w:p w14:paraId="6C9F228D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21" w:author="Lebogang Ndlovu" w:date="2024-03-29T20:16:00Z" w16du:dateUtc="2024-03-29T18:16:00Z"/>
          <w:rFonts w:ascii="Arial" w:hAnsi="Arial" w:cs="Arial"/>
        </w:rPr>
      </w:pPr>
      <w:ins w:id="1522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2FFD743C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23" w:author="Lebogang Ndlovu" w:date="2024-03-29T20:16:00Z" w16du:dateUtc="2024-03-29T18:16:00Z"/>
          <w:rFonts w:ascii="Arial" w:hAnsi="Arial" w:cs="Arial"/>
        </w:rPr>
      </w:pPr>
      <w:ins w:id="1524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false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2960E2C3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25" w:author="Lebogang Ndlovu" w:date="2024-03-29T20:16:00Z" w16du:dateUtc="2024-03-29T18:16:00Z"/>
          <w:rFonts w:ascii="Arial" w:hAnsi="Arial" w:cs="Arial"/>
        </w:rPr>
      </w:pPr>
      <w:ins w:id="1526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04E818D4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27" w:author="Lebogang Ndlovu" w:date="2024-03-29T20:16:00Z" w16du:dateUtc="2024-03-29T18:16:00Z"/>
          <w:rFonts w:ascii="Arial" w:hAnsi="Arial" w:cs="Arial"/>
        </w:rPr>
      </w:pPr>
      <w:ins w:id="1528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r w:rsidRPr="00B73EEA">
          <w:rPr>
            <w:rFonts w:ascii="Arial" w:hAnsi="Arial" w:cs="Arial"/>
            <w:b/>
            <w:bCs/>
          </w:rPr>
          <w:t>static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  <w:b/>
            <w:bCs/>
          </w:rPr>
          <w:t>boolean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checkpw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>String password, String password2) {</w:t>
        </w:r>
      </w:ins>
    </w:p>
    <w:p w14:paraId="570D2327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29" w:author="Lebogang Ndlovu" w:date="2024-03-29T20:16:00Z" w16du:dateUtc="2024-03-29T18:16:00Z"/>
          <w:rFonts w:ascii="Arial" w:hAnsi="Arial" w:cs="Arial"/>
        </w:rPr>
      </w:pPr>
      <w:ins w:id="1530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  <w:t xml:space="preserve">// </w:t>
        </w:r>
        <w:r w:rsidRPr="00B73EEA">
          <w:rPr>
            <w:rFonts w:ascii="Arial" w:hAnsi="Arial" w:cs="Arial"/>
            <w:b/>
            <w:bCs/>
          </w:rPr>
          <w:t>TODO</w:t>
        </w:r>
        <w:r w:rsidRPr="00B73EEA">
          <w:rPr>
            <w:rFonts w:ascii="Arial" w:hAnsi="Arial" w:cs="Arial"/>
          </w:rPr>
          <w:t xml:space="preserve"> Auto-generated method stub</w:t>
        </w:r>
      </w:ins>
    </w:p>
    <w:p w14:paraId="2E0A7A77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31" w:author="Lebogang Ndlovu" w:date="2024-03-29T20:16:00Z" w16du:dateUtc="2024-03-29T18:16:00Z"/>
          <w:rFonts w:ascii="Arial" w:hAnsi="Arial" w:cs="Arial"/>
        </w:rPr>
      </w:pPr>
      <w:ins w:id="1532" w:author="Lebogang Ndlovu" w:date="2024-03-29T20:16:00Z" w16du:dateUtc="2024-03-29T18:16:00Z"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</w:rPr>
          <w:tab/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gramStart"/>
        <w:r w:rsidRPr="00B73EEA">
          <w:rPr>
            <w:rFonts w:ascii="Arial" w:hAnsi="Arial" w:cs="Arial"/>
            <w:b/>
            <w:bCs/>
          </w:rPr>
          <w:t>false</w:t>
        </w:r>
        <w:r w:rsidRPr="00B73EEA">
          <w:rPr>
            <w:rFonts w:ascii="Arial" w:hAnsi="Arial" w:cs="Arial"/>
          </w:rPr>
          <w:t>;</w:t>
        </w:r>
        <w:proofErr w:type="gramEnd"/>
      </w:ins>
    </w:p>
    <w:p w14:paraId="63090543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33" w:author="Lebogang Ndlovu" w:date="2024-03-29T20:16:00Z" w16du:dateUtc="2024-03-29T18:16:00Z"/>
          <w:rFonts w:ascii="Arial" w:hAnsi="Arial" w:cs="Arial"/>
        </w:rPr>
      </w:pPr>
      <w:ins w:id="1534" w:author="Lebogang Ndlovu" w:date="2024-03-29T20:16:00Z" w16du:dateUtc="2024-03-29T18:16:00Z">
        <w:r w:rsidRPr="00B73EEA">
          <w:rPr>
            <w:rFonts w:ascii="Arial" w:hAnsi="Arial" w:cs="Arial"/>
          </w:rPr>
          <w:tab/>
          <w:t>}</w:t>
        </w:r>
      </w:ins>
    </w:p>
    <w:p w14:paraId="6C1BD9F7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35" w:author="Lebogang Ndlovu" w:date="2024-03-29T20:16:00Z" w16du:dateUtc="2024-03-29T18:16:00Z"/>
          <w:rFonts w:ascii="Arial" w:hAnsi="Arial" w:cs="Arial"/>
        </w:rPr>
      </w:pPr>
    </w:p>
    <w:p w14:paraId="0385D7E3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36" w:author="Lebogang Ndlovu" w:date="2024-03-29T20:16:00Z" w16du:dateUtc="2024-03-29T18:16:00Z"/>
          <w:rFonts w:ascii="Arial" w:hAnsi="Arial" w:cs="Arial"/>
        </w:rPr>
      </w:pPr>
      <w:ins w:id="1537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  <w:b/>
            <w:bCs/>
          </w:rPr>
          <w:t>boolean</w:t>
        </w:r>
        <w:proofErr w:type="spellEnd"/>
        <w:r w:rsidRPr="00B73EEA">
          <w:rPr>
            <w:rFonts w:ascii="Arial" w:hAnsi="Arial" w:cs="Arial"/>
          </w:rPr>
          <w:t xml:space="preserve"> </w:t>
        </w:r>
        <w:proofErr w:type="spellStart"/>
        <w:proofErr w:type="gramStart"/>
        <w:r w:rsidRPr="00B73EEA">
          <w:rPr>
            <w:rFonts w:ascii="Arial" w:hAnsi="Arial" w:cs="Arial"/>
          </w:rPr>
          <w:t>checkPassword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String </w:t>
        </w:r>
        <w:proofErr w:type="spell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 xml:space="preserve">, String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r w:rsidRPr="00B73EEA">
          <w:rPr>
            <w:rFonts w:ascii="Arial" w:hAnsi="Arial" w:cs="Arial"/>
          </w:rPr>
          <w:t>) {</w:t>
        </w:r>
      </w:ins>
    </w:p>
    <w:p w14:paraId="40B7DC62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38" w:author="Lebogang Ndlovu" w:date="2024-03-29T20:16:00Z" w16du:dateUtc="2024-03-29T18:16:00Z"/>
          <w:rFonts w:ascii="Arial" w:hAnsi="Arial" w:cs="Arial"/>
        </w:rPr>
      </w:pPr>
      <w:ins w:id="1539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checkpw</w:t>
        </w:r>
        <w:proofErr w:type="spellEnd"/>
        <w:r w:rsidRPr="00B73EEA">
          <w:rPr>
            <w:rFonts w:ascii="Arial" w:hAnsi="Arial" w:cs="Arial"/>
          </w:rPr>
          <w:t>(</w:t>
        </w:r>
        <w:proofErr w:type="spell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hashedPassword</w:t>
        </w:r>
        <w:proofErr w:type="spellEnd"/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688E68ED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40" w:author="Lebogang Ndlovu" w:date="2024-03-29T20:16:00Z" w16du:dateUtc="2024-03-29T18:16:00Z"/>
          <w:rFonts w:ascii="Arial" w:hAnsi="Arial" w:cs="Arial"/>
        </w:rPr>
      </w:pPr>
      <w:ins w:id="1541" w:author="Lebogang Ndlovu" w:date="2024-03-29T20:16:00Z" w16du:dateUtc="2024-03-29T18:16:00Z">
        <w:r w:rsidRPr="00B73EEA">
          <w:rPr>
            <w:rFonts w:ascii="Arial" w:hAnsi="Arial" w:cs="Arial"/>
          </w:rPr>
          <w:t>}</w:t>
        </w:r>
      </w:ins>
    </w:p>
    <w:p w14:paraId="3A5C3752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42" w:author="Lebogang Ndlovu" w:date="2024-03-29T20:16:00Z" w16du:dateUtc="2024-03-29T18:16:00Z"/>
          <w:rFonts w:ascii="Arial" w:hAnsi="Arial" w:cs="Arial"/>
        </w:rPr>
      </w:pPr>
    </w:p>
    <w:p w14:paraId="7EC31BDA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43" w:author="Lebogang Ndlovu" w:date="2024-03-29T20:16:00Z" w16du:dateUtc="2024-03-29T18:16:00Z"/>
          <w:rFonts w:ascii="Arial" w:hAnsi="Arial" w:cs="Arial"/>
        </w:rPr>
      </w:pPr>
      <w:ins w:id="1544" w:author="Lebogang Ndlovu" w:date="2024-03-29T20:16:00Z" w16du:dateUtc="2024-03-29T18:16:00Z">
        <w:r w:rsidRPr="00B73EEA">
          <w:rPr>
            <w:rFonts w:ascii="Arial" w:hAnsi="Arial" w:cs="Arial"/>
            <w:b/>
            <w:bCs/>
          </w:rPr>
          <w:t>public</w:t>
        </w:r>
        <w:r w:rsidRPr="00B73EEA">
          <w:rPr>
            <w:rFonts w:ascii="Arial" w:hAnsi="Arial" w:cs="Arial"/>
          </w:rPr>
          <w:t xml:space="preserve"> String </w:t>
        </w:r>
        <w:proofErr w:type="spellStart"/>
        <w:proofErr w:type="gramStart"/>
        <w:r w:rsidRPr="00B73EEA">
          <w:rPr>
            <w:rFonts w:ascii="Arial" w:hAnsi="Arial" w:cs="Arial"/>
          </w:rPr>
          <w:t>hashPassword</w:t>
        </w:r>
        <w:proofErr w:type="spellEnd"/>
        <w:r w:rsidRPr="00B73EEA">
          <w:rPr>
            <w:rFonts w:ascii="Arial" w:hAnsi="Arial" w:cs="Arial"/>
          </w:rPr>
          <w:t>(</w:t>
        </w:r>
        <w:proofErr w:type="gramEnd"/>
        <w:r w:rsidRPr="00B73EEA">
          <w:rPr>
            <w:rFonts w:ascii="Arial" w:hAnsi="Arial" w:cs="Arial"/>
          </w:rPr>
          <w:t xml:space="preserve">String </w:t>
        </w:r>
        <w:proofErr w:type="spell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>) {</w:t>
        </w:r>
      </w:ins>
    </w:p>
    <w:p w14:paraId="1E107CF3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45" w:author="Lebogang Ndlovu" w:date="2024-03-29T20:16:00Z" w16du:dateUtc="2024-03-29T18:16:00Z"/>
          <w:rFonts w:ascii="Arial" w:hAnsi="Arial" w:cs="Arial"/>
        </w:rPr>
      </w:pPr>
      <w:ins w:id="1546" w:author="Lebogang Ndlovu" w:date="2024-03-29T20:16:00Z" w16du:dateUtc="2024-03-29T18:16:00Z">
        <w:r w:rsidRPr="00B73EEA">
          <w:rPr>
            <w:rFonts w:ascii="Arial" w:hAnsi="Arial" w:cs="Arial"/>
          </w:rPr>
          <w:t xml:space="preserve">    </w:t>
        </w:r>
        <w:r w:rsidRPr="00B73EEA">
          <w:rPr>
            <w:rFonts w:ascii="Arial" w:hAnsi="Arial" w:cs="Arial"/>
            <w:b/>
            <w:bCs/>
          </w:rPr>
          <w:t>return</w:t>
        </w:r>
        <w:r w:rsidRPr="00B73EEA">
          <w:rPr>
            <w:rFonts w:ascii="Arial" w:hAnsi="Arial" w:cs="Arial"/>
          </w:rPr>
          <w:t xml:space="preserve"> 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hashpw</w:t>
        </w:r>
        <w:proofErr w:type="spellEnd"/>
        <w:r w:rsidRPr="00B73EEA">
          <w:rPr>
            <w:rFonts w:ascii="Arial" w:hAnsi="Arial" w:cs="Arial"/>
          </w:rPr>
          <w:t>(</w:t>
        </w:r>
        <w:proofErr w:type="spellStart"/>
        <w:r w:rsidRPr="00B73EEA">
          <w:rPr>
            <w:rFonts w:ascii="Arial" w:hAnsi="Arial" w:cs="Arial"/>
          </w:rPr>
          <w:t>plaintextPassword</w:t>
        </w:r>
        <w:proofErr w:type="spellEnd"/>
        <w:r w:rsidRPr="00B73EEA">
          <w:rPr>
            <w:rFonts w:ascii="Arial" w:hAnsi="Arial" w:cs="Arial"/>
          </w:rPr>
          <w:t xml:space="preserve">, </w:t>
        </w:r>
        <w:proofErr w:type="spellStart"/>
        <w:r w:rsidRPr="00B73EEA">
          <w:rPr>
            <w:rFonts w:ascii="Arial" w:hAnsi="Arial" w:cs="Arial"/>
          </w:rPr>
          <w:t>BCrypt.</w:t>
        </w:r>
        <w:r w:rsidRPr="00B73EEA">
          <w:rPr>
            <w:rFonts w:ascii="Arial" w:hAnsi="Arial" w:cs="Arial"/>
            <w:i/>
            <w:iCs/>
          </w:rPr>
          <w:t>gensalt</w:t>
        </w:r>
        <w:proofErr w:type="spellEnd"/>
        <w:r w:rsidRPr="00B73EEA">
          <w:rPr>
            <w:rFonts w:ascii="Arial" w:hAnsi="Arial" w:cs="Arial"/>
          </w:rPr>
          <w:t>()</w:t>
        </w:r>
        <w:proofErr w:type="gramStart"/>
        <w:r w:rsidRPr="00B73EEA">
          <w:rPr>
            <w:rFonts w:ascii="Arial" w:hAnsi="Arial" w:cs="Arial"/>
          </w:rPr>
          <w:t>);</w:t>
        </w:r>
        <w:proofErr w:type="gramEnd"/>
      </w:ins>
    </w:p>
    <w:p w14:paraId="79962867" w14:textId="77777777" w:rsidR="00404997" w:rsidRPr="00B73EEA" w:rsidRDefault="00404997" w:rsidP="00404997">
      <w:pPr>
        <w:pStyle w:val="NormalWeb"/>
        <w:shd w:val="clear" w:color="auto" w:fill="FFFFFF"/>
        <w:spacing w:before="0" w:beforeAutospacing="0" w:after="0" w:afterAutospacing="0"/>
        <w:rPr>
          <w:ins w:id="1547" w:author="Lebogang Ndlovu" w:date="2024-03-29T20:16:00Z" w16du:dateUtc="2024-03-29T18:16:00Z"/>
          <w:rFonts w:ascii="Arial" w:hAnsi="Arial" w:cs="Arial"/>
        </w:rPr>
      </w:pPr>
      <w:ins w:id="1548" w:author="Lebogang Ndlovu" w:date="2024-03-29T20:16:00Z" w16du:dateUtc="2024-03-29T18:16:00Z">
        <w:r w:rsidRPr="00B73EEA">
          <w:rPr>
            <w:rFonts w:ascii="Arial" w:hAnsi="Arial" w:cs="Arial"/>
          </w:rPr>
          <w:t>}}</w:t>
        </w:r>
      </w:ins>
    </w:p>
    <w:p w14:paraId="3C578E72" w14:textId="77777777" w:rsidR="00F11E5D" w:rsidRDefault="00F11E5D" w:rsidP="008A4BDD">
      <w:pPr>
        <w:pStyle w:val="NormalWeb"/>
        <w:shd w:val="clear" w:color="auto" w:fill="FFFFFF"/>
        <w:spacing w:before="0" w:beforeAutospacing="0" w:after="0" w:afterAutospacing="0"/>
        <w:rPr>
          <w:ins w:id="1549" w:author="Lebogang Ndlovu" w:date="2024-03-29T20:16:00Z" w16du:dateUtc="2024-03-29T18:16:00Z"/>
          <w:rFonts w:ascii="Courier New" w:hAnsi="Courier New" w:cs="Courier New"/>
          <w:color w:val="000000"/>
          <w:sz w:val="20"/>
          <w:szCs w:val="20"/>
        </w:rPr>
      </w:pPr>
    </w:p>
    <w:p w14:paraId="478A9F63" w14:textId="77777777" w:rsidR="008A4BDD" w:rsidRDefault="008A4BDD" w:rsidP="008A4BDD">
      <w:pPr>
        <w:pStyle w:val="NormalWeb"/>
        <w:shd w:val="clear" w:color="auto" w:fill="FFFFFF"/>
        <w:spacing w:before="0" w:beforeAutospacing="0" w:after="0" w:afterAutospacing="0"/>
        <w:rPr>
          <w:ins w:id="1550" w:author="Lebogang Ndlovu" w:date="2024-03-29T20:16:00Z" w16du:dateUtc="2024-03-29T18:16:00Z"/>
          <w:rFonts w:ascii="Courier New" w:hAnsi="Courier New" w:cs="Courier New"/>
          <w:color w:val="000000"/>
          <w:sz w:val="20"/>
          <w:szCs w:val="20"/>
        </w:rPr>
      </w:pPr>
    </w:p>
    <w:p w14:paraId="5E14BD58" w14:textId="77777777" w:rsidR="008A4BDD" w:rsidRDefault="008A4BDD" w:rsidP="006E6C94">
      <w:pPr>
        <w:rPr>
          <w:ins w:id="1551" w:author="Lebogang Ndlovu" w:date="2024-03-29T20:16:00Z" w16du:dateUtc="2024-03-29T18:16:00Z"/>
        </w:rPr>
      </w:pPr>
    </w:p>
    <w:p w14:paraId="1F3003D3" w14:textId="77777777" w:rsidR="003B0E7D" w:rsidRPr="00F27422" w:rsidRDefault="003B0E7D" w:rsidP="00F27422"/>
    <w:sectPr w:rsidR="003B0E7D" w:rsidRPr="00F27422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226041" w14:textId="77777777" w:rsidR="00C151D7" w:rsidRDefault="00C151D7" w:rsidP="00591BCF">
      <w:pPr>
        <w:spacing w:after="0" w:line="240" w:lineRule="auto"/>
      </w:pPr>
      <w:r>
        <w:separator/>
      </w:r>
    </w:p>
  </w:endnote>
  <w:endnote w:type="continuationSeparator" w:id="0">
    <w:p w14:paraId="24FE5C66" w14:textId="77777777" w:rsidR="00C151D7" w:rsidRDefault="00C151D7" w:rsidP="00591BCF">
      <w:pPr>
        <w:spacing w:after="0" w:line="240" w:lineRule="auto"/>
      </w:pPr>
      <w:r>
        <w:continuationSeparator/>
      </w:r>
    </w:p>
  </w:endnote>
  <w:endnote w:type="continuationNotice" w:id="1">
    <w:p w14:paraId="175883EE" w14:textId="77777777" w:rsidR="00C151D7" w:rsidRDefault="00C151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17405" w14:textId="77777777" w:rsidR="00C14A48" w:rsidRDefault="00C14A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07F9DB" w14:textId="77777777" w:rsidR="00C151D7" w:rsidRDefault="00C151D7" w:rsidP="00591BCF">
      <w:pPr>
        <w:spacing w:after="0" w:line="240" w:lineRule="auto"/>
      </w:pPr>
      <w:r>
        <w:separator/>
      </w:r>
    </w:p>
  </w:footnote>
  <w:footnote w:type="continuationSeparator" w:id="0">
    <w:p w14:paraId="65CD0584" w14:textId="77777777" w:rsidR="00C151D7" w:rsidRDefault="00C151D7" w:rsidP="00591BCF">
      <w:pPr>
        <w:spacing w:after="0" w:line="240" w:lineRule="auto"/>
      </w:pPr>
      <w:r>
        <w:continuationSeparator/>
      </w:r>
    </w:p>
  </w:footnote>
  <w:footnote w:type="continuationNotice" w:id="1">
    <w:p w14:paraId="58D40B06" w14:textId="77777777" w:rsidR="00C151D7" w:rsidRDefault="00C151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1C322" w14:textId="77777777" w:rsidR="00C14A48" w:rsidRDefault="00C14A48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ebogang Ndlovu">
    <w15:presenceInfo w15:providerId="AD" w15:userId="S::MD.2022.Q5Z4K5@VOSSIE.NET::540dfb67-8f72-47e4-b1bd-476fc8beed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22"/>
    <w:rsid w:val="000D2359"/>
    <w:rsid w:val="001D74A2"/>
    <w:rsid w:val="00255584"/>
    <w:rsid w:val="003B0E7D"/>
    <w:rsid w:val="00404997"/>
    <w:rsid w:val="0044282C"/>
    <w:rsid w:val="00497B06"/>
    <w:rsid w:val="004A28A4"/>
    <w:rsid w:val="0052229D"/>
    <w:rsid w:val="005840B2"/>
    <w:rsid w:val="00591BCF"/>
    <w:rsid w:val="006E6C94"/>
    <w:rsid w:val="007C43AD"/>
    <w:rsid w:val="007E5219"/>
    <w:rsid w:val="00895D6B"/>
    <w:rsid w:val="008A4BDD"/>
    <w:rsid w:val="00985478"/>
    <w:rsid w:val="00AD770C"/>
    <w:rsid w:val="00B73EEA"/>
    <w:rsid w:val="00C14A48"/>
    <w:rsid w:val="00C151D7"/>
    <w:rsid w:val="00C3346D"/>
    <w:rsid w:val="00CC000B"/>
    <w:rsid w:val="00CF7F58"/>
    <w:rsid w:val="00E6056B"/>
    <w:rsid w:val="00F11E5D"/>
    <w:rsid w:val="00F27422"/>
    <w:rsid w:val="00FD3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4C5431"/>
  <w15:chartTrackingRefBased/>
  <w15:docId w15:val="{D82946C9-C723-4A95-809E-C5A920EC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4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4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4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4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4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4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4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4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4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4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74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4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4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4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4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4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4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4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4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4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4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4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4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4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4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4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4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422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F27422"/>
  </w:style>
  <w:style w:type="paragraph" w:styleId="Header">
    <w:name w:val="header"/>
    <w:basedOn w:val="Normal"/>
    <w:link w:val="HeaderChar"/>
    <w:uiPriority w:val="99"/>
    <w:unhideWhenUsed/>
    <w:rsid w:val="00591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BCF"/>
  </w:style>
  <w:style w:type="paragraph" w:styleId="Footer">
    <w:name w:val="footer"/>
    <w:basedOn w:val="Normal"/>
    <w:link w:val="FooterChar"/>
    <w:uiPriority w:val="99"/>
    <w:unhideWhenUsed/>
    <w:rsid w:val="00591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BCF"/>
  </w:style>
  <w:style w:type="paragraph" w:customStyle="1" w:styleId="msonormal0">
    <w:name w:val="msonormal"/>
    <w:basedOn w:val="Normal"/>
    <w:rsid w:val="00C14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14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paragraph" w:styleId="Revision">
    <w:name w:val="Revision"/>
    <w:hidden/>
    <w:uiPriority w:val="99"/>
    <w:semiHidden/>
    <w:rsid w:val="00C14A4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3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37e3eac-e320-4185-9da5-6b8d54200fc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D77BB05EDCF54E8B833990B7E57D77" ma:contentTypeVersion="15" ma:contentTypeDescription="Create a new document." ma:contentTypeScope="" ma:versionID="c9c54b94ccd32cb28ecd6855e2b331d9">
  <xsd:schema xmlns:xsd="http://www.w3.org/2001/XMLSchema" xmlns:xs="http://www.w3.org/2001/XMLSchema" xmlns:p="http://schemas.microsoft.com/office/2006/metadata/properties" xmlns:ns3="137e3eac-e320-4185-9da5-6b8d54200fc8" xmlns:ns4="8d08b27d-de34-477c-bddc-0276aca1d329" targetNamespace="http://schemas.microsoft.com/office/2006/metadata/properties" ma:root="true" ma:fieldsID="14e1f818112375c35f2b3132d084fad2" ns3:_="" ns4:_="">
    <xsd:import namespace="137e3eac-e320-4185-9da5-6b8d54200fc8"/>
    <xsd:import namespace="8d08b27d-de34-477c-bddc-0276aca1d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3:MediaServiceOCR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e3eac-e320-4185-9da5-6b8d54200f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08b27d-de34-477c-bddc-0276aca1d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213F12-44F8-475C-BC4B-7587BCE593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D8C975-CA03-4B5B-9A2B-734D5008ADF7}">
  <ds:schemaRefs>
    <ds:schemaRef ds:uri="http://schemas.microsoft.com/office/2006/metadata/properties"/>
    <ds:schemaRef ds:uri="http://schemas.microsoft.com/office/infopath/2007/PartnerControls"/>
    <ds:schemaRef ds:uri="137e3eac-e320-4185-9da5-6b8d54200fc8"/>
  </ds:schemaRefs>
</ds:datastoreItem>
</file>

<file path=customXml/itemProps3.xml><?xml version="1.0" encoding="utf-8"?>
<ds:datastoreItem xmlns:ds="http://schemas.openxmlformats.org/officeDocument/2006/customXml" ds:itemID="{4E3DDCFC-15B7-4515-A929-B68C97B3AF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e3eac-e320-4185-9da5-6b8d54200fc8"/>
    <ds:schemaRef ds:uri="8d08b27d-de34-477c-bddc-0276aca1d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4277</Words>
  <Characters>24385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Lebogang Ndlovu</dc:creator>
  <cp:keywords/>
  <dc:description/>
  <cp:lastModifiedBy>Lebogang Ndlovu</cp:lastModifiedBy>
  <cp:revision>3</cp:revision>
  <dcterms:created xsi:type="dcterms:W3CDTF">2024-03-29T18:16:00Z</dcterms:created>
  <dcterms:modified xsi:type="dcterms:W3CDTF">2024-03-29T18:19:00Z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0x01010018D77BB05EDCF54E8B833990B7E57D77</vt:lpwstr>
  </property>
</Properties>
</file>